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media/image15.jpg" ContentType="image/jpeg"/>
  <Override PartName="/word/media/image16.jpg" ContentType="image/jpeg"/>
  <Override PartName="/word/media/image17.jpg" ContentType="image/jpeg"/>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FC42D7" w14:textId="77777777" w:rsidR="008E4680" w:rsidRDefault="008E4680" w:rsidP="007C3E88">
      <w:pPr>
        <w:spacing w:before="68"/>
        <w:ind w:left="5012"/>
        <w:jc w:val="center"/>
        <w:rPr>
          <w:del w:id="0" w:author="Benjamin Meyer" w:date="2023-04-18T10:26:00Z"/>
          <w:sz w:val="18"/>
        </w:rPr>
      </w:pPr>
      <w:del w:id="1" w:author="Benjamin Meyer" w:date="2023-04-18T10:26:00Z">
        <w:r>
          <w:rPr>
            <w:sz w:val="18"/>
          </w:rPr>
          <w:delText>Kenai River Water Quality Monitoring</w:delText>
        </w:r>
        <w:r>
          <w:rPr>
            <w:spacing w:val="-13"/>
            <w:sz w:val="18"/>
          </w:rPr>
          <w:delText xml:space="preserve"> </w:delText>
        </w:r>
        <w:r>
          <w:rPr>
            <w:sz w:val="18"/>
          </w:rPr>
          <w:delText>Program</w:delText>
        </w:r>
      </w:del>
    </w:p>
    <w:p w14:paraId="49C4398A" w14:textId="4DAAB332" w:rsidR="008E4680" w:rsidRPr="00ED38F8" w:rsidRDefault="008E4680" w:rsidP="007C3E88">
      <w:pPr>
        <w:pStyle w:val="BodyText"/>
        <w:jc w:val="center"/>
        <w:rPr>
          <w:del w:id="2" w:author="Benjamin Meyer" w:date="2023-04-18T10:26:00Z"/>
          <w:sz w:val="18"/>
        </w:rPr>
      </w:pPr>
      <w:del w:id="3" w:author="Benjamin Meyer" w:date="2023-04-18T10:26:00Z">
        <w:r>
          <w:rPr>
            <w:sz w:val="18"/>
          </w:rPr>
          <w:delText>January, 2023 QAPP v4</w:delText>
        </w:r>
      </w:del>
    </w:p>
    <w:p w14:paraId="07E0382E" w14:textId="77777777" w:rsidR="008E4680" w:rsidRDefault="008E4680" w:rsidP="007C3E88">
      <w:pPr>
        <w:pStyle w:val="BodyText"/>
        <w:spacing w:before="9"/>
        <w:jc w:val="center"/>
        <w:rPr>
          <w:del w:id="4" w:author="Benjamin Meyer" w:date="2023-04-18T10:26:00Z"/>
          <w:sz w:val="18"/>
        </w:rPr>
      </w:pPr>
    </w:p>
    <w:p w14:paraId="3FD7F668" w14:textId="792592E4" w:rsidR="008E4680" w:rsidRDefault="008E4680" w:rsidP="007C3E88">
      <w:pPr>
        <w:pStyle w:val="Title"/>
        <w:ind w:left="0"/>
        <w:rPr>
          <w:del w:id="5" w:author="Benjamin Meyer" w:date="2023-04-18T10:26:00Z"/>
        </w:rPr>
      </w:pPr>
      <w:bookmarkStart w:id="6" w:name="Kenai_River_Water_Quality_Monitoring"/>
      <w:bookmarkEnd w:id="6"/>
      <w:del w:id="7" w:author="Benjamin Meyer" w:date="2023-04-18T10:26:00Z">
        <w:r>
          <w:delText>[DRAFT]</w:delText>
        </w:r>
      </w:del>
    </w:p>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8" w:name="Multi-Agency_Baseline_and_Metals_(Zn/Cu)"/>
      <w:bookmarkEnd w:id="8"/>
      <w:r>
        <w:rPr>
          <w:b/>
          <w:sz w:val="40"/>
        </w:rPr>
        <w:t>Multi-Agency Baseline</w:t>
      </w:r>
    </w:p>
    <w:p w14:paraId="12586D5F" w14:textId="77777777" w:rsidR="008E4680" w:rsidRDefault="008E4680" w:rsidP="008E4680">
      <w:pPr>
        <w:pStyle w:val="BodyText"/>
        <w:spacing w:before="6"/>
        <w:rPr>
          <w:b/>
          <w:sz w:val="39"/>
        </w:rPr>
      </w:pPr>
    </w:p>
    <w:p w14:paraId="65688983" w14:textId="06845F70" w:rsidR="008E4680" w:rsidRDefault="008E4680" w:rsidP="008E4680">
      <w:pPr>
        <w:spacing w:before="1"/>
        <w:ind w:left="2426"/>
        <w:rPr>
          <w:b/>
          <w:i/>
          <w:sz w:val="36"/>
        </w:rPr>
      </w:pPr>
      <w:r>
        <w:rPr>
          <w:b/>
          <w:i/>
          <w:sz w:val="36"/>
        </w:rPr>
        <w:t>V. 2. Updated April</w:t>
      </w:r>
      <w:r>
        <w:rPr>
          <w:b/>
          <w:i/>
          <w:spacing w:val="-3"/>
          <w:sz w:val="36"/>
        </w:rPr>
        <w:t xml:space="preserve"> </w:t>
      </w:r>
      <w:ins w:id="9" w:author="Benjamin Meyer" w:date="2023-04-18T10:26:00Z">
        <w:r w:rsidR="000B0BE4">
          <w:rPr>
            <w:b/>
            <w:i/>
            <w:sz w:val="36"/>
          </w:rPr>
          <w:t>2012</w:t>
        </w:r>
        <w:r w:rsidR="000B0BE4">
          <w:rPr>
            <w:b/>
            <w:sz w:val="40"/>
          </w:rPr>
          <w:br/>
        </w:r>
        <w:commentRangeStart w:id="10"/>
        <w:r w:rsidR="000B0BE4">
          <w:rPr>
            <w:b/>
            <w:i/>
            <w:sz w:val="36"/>
          </w:rPr>
          <w:t>V.3. Updated March 2023</w:t>
        </w:r>
      </w:ins>
      <w:commentRangeEnd w:id="10"/>
      <w:r w:rsidR="00FC3010">
        <w:rPr>
          <w:rStyle w:val="CommentReference"/>
        </w:rPr>
        <w:commentReference w:id="10"/>
      </w:r>
    </w:p>
    <w:p w14:paraId="62876884" w14:textId="77777777" w:rsidR="000B0BE4" w:rsidRDefault="000B0BE4" w:rsidP="000B0BE4">
      <w:pPr>
        <w:pStyle w:val="BodyText"/>
        <w:jc w:val="center"/>
        <w:rPr>
          <w:ins w:id="11" w:author="Benjamin Meyer" w:date="2023-04-18T10:26:00Z"/>
          <w:b/>
          <w:i/>
          <w:sz w:val="20"/>
        </w:rPr>
      </w:pPr>
    </w:p>
    <w:p w14:paraId="7FC182AA" w14:textId="77777777" w:rsidR="000B0BE4" w:rsidRDefault="000B0BE4" w:rsidP="000B0BE4">
      <w:pPr>
        <w:pStyle w:val="BodyText"/>
        <w:spacing w:before="8"/>
        <w:jc w:val="center"/>
        <w:rPr>
          <w:ins w:id="12" w:author="Benjamin Meyer" w:date="2023-04-18T10:26:00Z"/>
          <w:b/>
          <w:i/>
          <w:sz w:val="12"/>
        </w:rPr>
      </w:pPr>
    </w:p>
    <w:p w14:paraId="3DBEB77B" w14:textId="77777777" w:rsidR="000B0BE4" w:rsidRDefault="000B0BE4" w:rsidP="000B0BE4">
      <w:pPr>
        <w:pStyle w:val="BodyText"/>
        <w:spacing w:before="8"/>
        <w:jc w:val="center"/>
        <w:rPr>
          <w:ins w:id="13" w:author="Benjamin Meyer" w:date="2023-04-18T10:26:00Z"/>
          <w:b/>
          <w:i/>
          <w:sz w:val="12"/>
        </w:rPr>
      </w:pPr>
    </w:p>
    <w:p w14:paraId="5891D01C" w14:textId="77777777" w:rsidR="000B0BE4" w:rsidRDefault="000B0BE4" w:rsidP="000B0BE4">
      <w:pPr>
        <w:pStyle w:val="BodyText"/>
        <w:spacing w:before="8"/>
        <w:jc w:val="center"/>
        <w:rPr>
          <w:ins w:id="14" w:author="Benjamin Meyer" w:date="2023-04-18T10:26:00Z"/>
          <w:b/>
          <w:i/>
          <w:sz w:val="12"/>
        </w:rPr>
      </w:pPr>
      <w:commentRangeStart w:id="15"/>
      <w:ins w:id="16" w:author="Benjamin Meyer" w:date="2023-04-18T10:26:00Z">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9">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commentRangeEnd w:id="15"/>
        <w:r>
          <w:rPr>
            <w:rStyle w:val="CommentReference"/>
          </w:rPr>
          <w:commentReference w:id="15"/>
        </w:r>
      </w:ins>
    </w:p>
    <w:p w14:paraId="6CE9A79F" w14:textId="77777777" w:rsidR="000B0BE4" w:rsidRPr="00E16D23" w:rsidRDefault="000B0BE4" w:rsidP="000B0BE4">
      <w:pPr>
        <w:pStyle w:val="BodyText"/>
        <w:spacing w:before="8"/>
        <w:jc w:val="center"/>
        <w:rPr>
          <w:ins w:id="17" w:author="Benjamin Meyer" w:date="2023-04-18T10:26:00Z"/>
          <w:b/>
          <w:i/>
          <w:sz w:val="12"/>
        </w:rPr>
      </w:pPr>
    </w:p>
    <w:p w14:paraId="767042AC" w14:textId="77777777" w:rsidR="008E4680" w:rsidRDefault="008E4680" w:rsidP="00442B13">
      <w:pPr>
        <w:ind w:left="2426"/>
        <w:jc w:val="center"/>
        <w:rPr>
          <w:del w:id="18" w:author="Benjamin Meyer" w:date="2023-04-18T10:26:00Z"/>
          <w:b/>
          <w:i/>
          <w:sz w:val="36"/>
        </w:rPr>
      </w:pPr>
      <w:del w:id="19" w:author="Benjamin Meyer" w:date="2023-04-18T10:26:00Z">
        <w:r>
          <w:rPr>
            <w:b/>
            <w:i/>
            <w:sz w:val="36"/>
          </w:rPr>
          <w:delText>V. 3. Updated April</w:delText>
        </w:r>
        <w:r>
          <w:rPr>
            <w:b/>
            <w:i/>
            <w:spacing w:val="-3"/>
            <w:sz w:val="36"/>
          </w:rPr>
          <w:delText xml:space="preserve"> </w:delText>
        </w:r>
        <w:r>
          <w:rPr>
            <w:b/>
            <w:i/>
            <w:sz w:val="36"/>
          </w:rPr>
          <w:delText>2020</w:delText>
        </w:r>
      </w:del>
    </w:p>
    <w:p w14:paraId="4BBAC9C1" w14:textId="77777777" w:rsidR="008E4680" w:rsidRPr="0088566D" w:rsidRDefault="008E4680" w:rsidP="00442B13">
      <w:pPr>
        <w:ind w:left="2426"/>
        <w:jc w:val="center"/>
        <w:rPr>
          <w:del w:id="20" w:author="Benjamin Meyer" w:date="2023-04-18T10:26:00Z"/>
          <w:b/>
          <w:i/>
          <w:sz w:val="36"/>
        </w:rPr>
      </w:pPr>
      <w:del w:id="21" w:author="Benjamin Meyer" w:date="2023-04-18T10:26:00Z">
        <w:r>
          <w:rPr>
            <w:b/>
            <w:i/>
            <w:sz w:val="36"/>
          </w:rPr>
          <w:delText>V.4. Updated January 2023</w:delText>
        </w:r>
      </w:del>
    </w:p>
    <w:p w14:paraId="57DAC1F6" w14:textId="77777777" w:rsidR="008E4680" w:rsidRDefault="008E4680" w:rsidP="00442B13">
      <w:pPr>
        <w:pStyle w:val="BodyText"/>
        <w:jc w:val="center"/>
        <w:rPr>
          <w:del w:id="22" w:author="Benjamin Meyer" w:date="2023-04-18T10:26:00Z"/>
          <w:b/>
          <w:i/>
          <w:sz w:val="20"/>
        </w:rPr>
      </w:pPr>
    </w:p>
    <w:p w14:paraId="7E4FD3D4" w14:textId="77777777" w:rsidR="008E4680" w:rsidRDefault="008E4680" w:rsidP="00442B13">
      <w:pPr>
        <w:pStyle w:val="BodyText"/>
        <w:jc w:val="center"/>
        <w:rPr>
          <w:del w:id="23" w:author="Benjamin Meyer" w:date="2023-04-18T10:26:00Z"/>
          <w:b/>
          <w:i/>
          <w:sz w:val="20"/>
        </w:rPr>
      </w:pPr>
    </w:p>
    <w:p w14:paraId="577E6792" w14:textId="77777777" w:rsidR="008E4680" w:rsidRDefault="008E4680" w:rsidP="00442B13">
      <w:pPr>
        <w:pStyle w:val="BodyText"/>
        <w:spacing w:before="8"/>
        <w:jc w:val="center"/>
        <w:rPr>
          <w:del w:id="24" w:author="Benjamin Meyer" w:date="2023-04-18T10:26:00Z"/>
          <w:b/>
          <w:i/>
          <w:sz w:val="12"/>
        </w:rPr>
      </w:pPr>
      <w:del w:id="25" w:author="Benjamin Meyer" w:date="2023-04-18T10:26:00Z">
        <w:r>
          <w:rPr>
            <w:noProof/>
          </w:rPr>
          <w:drawing>
            <wp:anchor distT="0" distB="0" distL="0" distR="0" simplePos="0" relativeHeight="251665408" behindDoc="0" locked="0" layoutInCell="1" allowOverlap="1" wp14:anchorId="6AC0355E" wp14:editId="6ACC4F7B">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219584" cy="2209800"/>
                      </a:xfrm>
                      <a:prstGeom prst="rect">
                        <a:avLst/>
                      </a:prstGeom>
                    </pic:spPr>
                  </pic:pic>
                </a:graphicData>
              </a:graphic>
            </wp:anchor>
          </w:drawing>
        </w:r>
      </w:del>
    </w:p>
    <w:p w14:paraId="27583A1C" w14:textId="77777777" w:rsidR="008E4680" w:rsidRDefault="008E4680" w:rsidP="00442B13">
      <w:pPr>
        <w:pStyle w:val="BodyText"/>
        <w:spacing w:before="4"/>
        <w:jc w:val="center"/>
        <w:rPr>
          <w:del w:id="26" w:author="Benjamin Meyer" w:date="2023-04-18T10:26:00Z"/>
          <w:b/>
          <w:i/>
          <w:sz w:val="53"/>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77777777" w:rsidR="008E4680" w:rsidRDefault="008E4680" w:rsidP="00442B13">
      <w:pPr>
        <w:ind w:left="2763" w:right="2822"/>
        <w:jc w:val="center"/>
        <w:rPr>
          <w:b/>
          <w:sz w:val="24"/>
        </w:rPr>
      </w:pPr>
      <w:r>
        <w:rPr>
          <w:b/>
          <w:sz w:val="24"/>
        </w:rPr>
        <w:t>Soldotna, AK 99669</w:t>
      </w:r>
      <w:hyperlink r:id="rId11">
        <w:r>
          <w:rPr>
            <w:b/>
            <w:sz w:val="24"/>
          </w:rPr>
          <w:t xml:space="preserve"> www.kenaiwatershed.org</w:t>
        </w:r>
      </w:hyperlink>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27"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78CEC7E3" w14:textId="19F8179A" w:rsidR="008E4680" w:rsidRDefault="008E4680" w:rsidP="00500CEC">
      <w:pPr>
        <w:pStyle w:val="Heading2"/>
        <w:spacing w:before="229" w:line="240" w:lineRule="auto"/>
        <w:ind w:left="223" w:right="282"/>
        <w:rPr>
          <w:del w:id="28" w:author="Benjamin Meyer" w:date="2023-04-18T10:26:00Z"/>
        </w:rPr>
      </w:pPr>
      <w:del w:id="29" w:author="Benjamin Meyer" w:date="2023-04-18T10:26:00Z">
        <w:r>
          <w:lastRenderedPageBreak/>
          <w:delText>Prepared for:</w:delText>
        </w:r>
        <w:bookmarkEnd w:id="27"/>
      </w:del>
    </w:p>
    <w:p w14:paraId="2FD73CF0" w14:textId="77777777" w:rsidR="008E4680" w:rsidRDefault="008E4680" w:rsidP="00500CEC">
      <w:pPr>
        <w:ind w:left="223" w:right="282"/>
        <w:rPr>
          <w:del w:id="30" w:author="Benjamin Meyer" w:date="2023-04-18T10:26:00Z"/>
          <w:b/>
          <w:sz w:val="24"/>
        </w:rPr>
      </w:pPr>
      <w:del w:id="31" w:author="Benjamin Meyer" w:date="2023-04-18T10:26:00Z">
        <w:r>
          <w:rPr>
            <w:b/>
            <w:sz w:val="24"/>
          </w:rPr>
          <w:delText>STATE OF ALASKA</w:delText>
        </w:r>
      </w:del>
    </w:p>
    <w:p w14:paraId="6F498532" w14:textId="77777777" w:rsidR="008E4680" w:rsidRDefault="008E4680" w:rsidP="00500CEC">
      <w:pPr>
        <w:ind w:left="224" w:right="282"/>
        <w:rPr>
          <w:del w:id="32" w:author="Benjamin Meyer" w:date="2023-04-18T10:26:00Z"/>
          <w:b/>
          <w:sz w:val="24"/>
        </w:rPr>
      </w:pPr>
      <w:bookmarkStart w:id="33" w:name="Department_of_Environmental_Conservation"/>
      <w:bookmarkEnd w:id="33"/>
      <w:del w:id="34" w:author="Benjamin Meyer" w:date="2023-04-18T10:26:00Z">
        <w:r>
          <w:rPr>
            <w:b/>
            <w:sz w:val="24"/>
          </w:rPr>
          <w:delText>DEPARTMENT OF ENVIRONMENTAL CONSERVATION</w:delText>
        </w:r>
      </w:del>
    </w:p>
    <w:p w14:paraId="5F507923" w14:textId="77777777" w:rsidR="008E4680" w:rsidRDefault="008E4680" w:rsidP="00500CEC">
      <w:pPr>
        <w:ind w:left="224" w:right="282"/>
        <w:rPr>
          <w:del w:id="35" w:author="Benjamin Meyer" w:date="2023-04-18T10:26:00Z"/>
          <w:b/>
          <w:sz w:val="24"/>
        </w:rPr>
      </w:pPr>
      <w:bookmarkStart w:id="36" w:name="Division_of_Water"/>
      <w:bookmarkStart w:id="37" w:name="Water_Quality_Standards_and_Restoration"/>
      <w:bookmarkEnd w:id="36"/>
      <w:bookmarkEnd w:id="37"/>
      <w:del w:id="38" w:author="Benjamin Meyer" w:date="2023-04-18T10:26:00Z">
        <w:r>
          <w:rPr>
            <w:b/>
            <w:sz w:val="24"/>
          </w:rPr>
          <w:delText>Water Quality Standards and Restoration</w:delText>
        </w:r>
      </w:del>
    </w:p>
    <w:p w14:paraId="2D442455" w14:textId="77777777" w:rsidR="008E4680" w:rsidRDefault="008E4680" w:rsidP="00500CEC">
      <w:pPr>
        <w:rPr>
          <w:del w:id="39" w:author="Benjamin Meyer" w:date="2023-04-18T10:26:00Z"/>
          <w:sz w:val="24"/>
        </w:rPr>
      </w:pPr>
    </w:p>
    <w:p w14:paraId="2A32AAF2" w14:textId="77777777" w:rsidR="008E4680" w:rsidRDefault="008E4680" w:rsidP="00500CEC">
      <w:pPr>
        <w:rPr>
          <w:del w:id="40" w:author="Benjamin Meyer" w:date="2023-04-18T10:26:00Z"/>
          <w:sz w:val="24"/>
        </w:rPr>
      </w:pPr>
    </w:p>
    <w:p w14:paraId="74D4C620" w14:textId="77777777" w:rsidR="008E4680" w:rsidRDefault="008E4680" w:rsidP="00500CEC">
      <w:pPr>
        <w:rPr>
          <w:del w:id="41" w:author="Benjamin Meyer" w:date="2023-04-18T10:26:00Z"/>
          <w:rFonts w:cstheme="minorHAnsi"/>
          <w:i/>
          <w:sz w:val="36"/>
          <w:szCs w:val="36"/>
        </w:rPr>
      </w:pPr>
      <w:del w:id="42" w:author="Benjamin Meyer" w:date="2023-04-18T10:26:00Z">
        <w:r w:rsidRPr="00B34B0D">
          <w:rPr>
            <w:b/>
            <w:i/>
            <w:sz w:val="36"/>
            <w:szCs w:val="36"/>
          </w:rPr>
          <w:delText xml:space="preserve">Note: the most current version of this draft may be downloaded at </w:delText>
        </w:r>
        <w:r w:rsidRPr="0053557D">
          <w:delText xml:space="preserve"> </w:delText>
        </w:r>
        <w:r w:rsidRPr="0053557D">
          <w:rPr>
            <w:b/>
            <w:i/>
            <w:sz w:val="36"/>
            <w:szCs w:val="36"/>
          </w:rPr>
          <w:delText>https://bit.ly/kwf_qapp_2023</w:delText>
        </w:r>
        <w:r w:rsidRPr="00B34B0D">
          <w:rPr>
            <w:rFonts w:cstheme="minorHAnsi"/>
            <w:i/>
            <w:sz w:val="36"/>
            <w:szCs w:val="36"/>
          </w:rPr>
          <w:delText>.</w:delText>
        </w:r>
      </w:del>
    </w:p>
    <w:p w14:paraId="1E1741CE" w14:textId="5CD1C686" w:rsidR="008E4680" w:rsidRDefault="008E4680" w:rsidP="00500CEC">
      <w:pPr>
        <w:pStyle w:val="Heading1"/>
        <w:ind w:left="0"/>
      </w:pPr>
      <w:bookmarkStart w:id="43" w:name="_Toc112073499"/>
      <w:bookmarkStart w:id="44" w:name="_Toc117087841"/>
      <w:bookmarkStart w:id="45" w:name="_Toc125960331"/>
      <w:bookmarkStart w:id="46" w:name="_Toc125983993"/>
      <w:bookmarkStart w:id="47" w:name="_Toc125984274"/>
      <w:bookmarkStart w:id="48" w:name="_Toc132032645"/>
      <w:bookmarkStart w:id="49" w:name="_Toc132706038"/>
      <w:r>
        <w:t xml:space="preserve">Al. Title and Approval </w:t>
      </w:r>
      <w:commentRangeStart w:id="50"/>
      <w:r>
        <w:t>Page</w:t>
      </w:r>
      <w:bookmarkEnd w:id="43"/>
      <w:bookmarkEnd w:id="44"/>
      <w:bookmarkEnd w:id="45"/>
      <w:bookmarkEnd w:id="46"/>
      <w:bookmarkEnd w:id="47"/>
      <w:bookmarkEnd w:id="48"/>
      <w:commentRangeEnd w:id="50"/>
      <w:r w:rsidR="00042BE4">
        <w:rPr>
          <w:rStyle w:val="CommentReference"/>
          <w:b w:val="0"/>
          <w:bCs w:val="0"/>
        </w:rPr>
        <w:commentReference w:id="50"/>
      </w:r>
      <w:bookmarkEnd w:id="49"/>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ins w:id="51" w:author="Benjamin Meyer" w:date="2023-04-18T10:26:00Z">
        <w:r w:rsidRPr="00226A4E">
          <w:rPr>
            <w:b/>
            <w:w w:val="90"/>
            <w:sz w:val="24"/>
            <w:szCs w:val="24"/>
          </w:rPr>
          <w:t>Name and Title:</w:t>
        </w:r>
        <w:r w:rsidRPr="00226A4E">
          <w:rPr>
            <w:w w:val="90"/>
            <w:sz w:val="24"/>
            <w:szCs w:val="24"/>
          </w:rPr>
          <w:t xml:space="preserve"> </w:t>
        </w:r>
      </w:ins>
      <w:r w:rsidR="008E4680" w:rsidRPr="00226A4E">
        <w:rPr>
          <w:w w:val="90"/>
          <w:sz w:val="24"/>
          <w:szCs w:val="24"/>
        </w:rPr>
        <w:t xml:space="preserve">Benjamin Meyer, Project QA, Project </w:t>
      </w:r>
      <w:r w:rsidR="008E4680" w:rsidRPr="00226A4E">
        <w:rPr>
          <w:sz w:val="24"/>
          <w:szCs w:val="24"/>
        </w:rPr>
        <w:t>Manager</w:t>
      </w:r>
    </w:p>
    <w:p w14:paraId="46250AE5" w14:textId="22C38D77" w:rsidR="008E4680" w:rsidRPr="00226A4E" w:rsidRDefault="008E4680" w:rsidP="00500CEC">
      <w:pPr>
        <w:spacing w:before="121" w:line="388" w:lineRule="auto"/>
        <w:ind w:right="251"/>
        <w:rPr>
          <w:del w:id="52" w:author="Benjamin Meyer" w:date="2023-04-18T10:26:00Z"/>
          <w:sz w:val="24"/>
          <w:szCs w:val="24"/>
        </w:rPr>
      </w:pPr>
      <w:r w:rsidRPr="00226A4E">
        <w:rPr>
          <w:w w:val="95"/>
          <w:sz w:val="24"/>
          <w:szCs w:val="24"/>
        </w:rPr>
        <w:t>Affiliation: Kenai Watershed Forum</w:t>
      </w:r>
      <w:del w:id="53" w:author="Benjamin Meyer" w:date="2023-04-18T10:26:00Z">
        <w:r w:rsidRPr="00226A4E">
          <w:rPr>
            <w:w w:val="95"/>
            <w:sz w:val="24"/>
            <w:szCs w:val="24"/>
          </w:rPr>
          <w:delText xml:space="preserve"> </w:delText>
        </w:r>
        <w:r w:rsidRPr="00226A4E">
          <w:rPr>
            <w:sz w:val="24"/>
            <w:szCs w:val="24"/>
          </w:rPr>
          <w:delText>Signature:</w:delText>
        </w:r>
        <w:r w:rsidRPr="00226A4E">
          <w:rPr>
            <w:noProof/>
            <w:sz w:val="24"/>
            <w:szCs w:val="24"/>
          </w:rPr>
          <w:delText xml:space="preserve"> </w:delText>
        </w:r>
        <w:r w:rsidRPr="00226A4E">
          <w:rPr>
            <w:noProof/>
            <w:sz w:val="24"/>
            <w:szCs w:val="24"/>
            <w:u w:val="single"/>
          </w:rPr>
          <w:drawing>
            <wp:inline distT="0" distB="0" distL="0" distR="0" wp14:anchorId="3B1216F2" wp14:editId="40072618">
              <wp:extent cx="942340" cy="2989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ture.jpg"/>
                      <pic:cNvPicPr/>
                    </pic:nvPicPr>
                    <pic:blipFill>
                      <a:blip r:embed="rId12" cstate="print">
                        <a:biLevel thresh="50000"/>
                        <a:extLst>
                          <a:ext uri="{BEBA8EAE-BF5A-486C-A8C5-ECC9F3942E4B}">
                            <a14:imgProps xmlns:a14="http://schemas.microsoft.com/office/drawing/2010/main">
                              <a14:imgLayer r:embed="rId13">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59251" cy="304303"/>
                      </a:xfrm>
                      <a:prstGeom prst="rect">
                        <a:avLst/>
                      </a:prstGeom>
                    </pic:spPr>
                  </pic:pic>
                </a:graphicData>
              </a:graphic>
            </wp:inline>
          </w:drawing>
        </w:r>
        <w:r w:rsidRPr="00226A4E">
          <w:rPr>
            <w:noProof/>
            <w:sz w:val="24"/>
            <w:szCs w:val="24"/>
          </w:rPr>
          <w:delText xml:space="preserve">  </w:delText>
        </w:r>
      </w:del>
      <w:r w:rsidR="00500CEC" w:rsidRPr="00226A4E">
        <w:rPr>
          <w:sz w:val="24"/>
          <w:szCs w:val="24"/>
        </w:rPr>
        <w:br/>
      </w:r>
      <w:ins w:id="54" w:author="Benjamin Meyer" w:date="2023-04-18T10:26:00Z">
        <w:r w:rsidR="00042BE4" w:rsidRPr="00226A4E">
          <w:rPr>
            <w:b/>
            <w:w w:val="95"/>
            <w:sz w:val="24"/>
            <w:szCs w:val="24"/>
          </w:rPr>
          <w:t>Email:</w:t>
        </w:r>
        <w:r w:rsidR="00042BE4" w:rsidRPr="00226A4E">
          <w:rPr>
            <w:w w:val="95"/>
            <w:sz w:val="24"/>
            <w:szCs w:val="24"/>
          </w:rPr>
          <w:t xml:space="preserve"> </w:t>
        </w:r>
        <w:r w:rsidR="00816966" w:rsidRPr="00226A4E">
          <w:rPr>
            <w:sz w:val="24"/>
            <w:szCs w:val="24"/>
          </w:rPr>
          <w:fldChar w:fldCharType="begin"/>
        </w:r>
        <w:r w:rsidR="00816966" w:rsidRPr="00226A4E">
          <w:rPr>
            <w:sz w:val="24"/>
            <w:szCs w:val="24"/>
          </w:rPr>
          <w:instrText xml:space="preserve"> HYPERLINK "mailto:hydrology@kenaiwatershed.org" </w:instrText>
        </w:r>
        <w:r w:rsidR="00816966" w:rsidRPr="00226A4E">
          <w:rPr>
            <w:sz w:val="24"/>
            <w:szCs w:val="24"/>
          </w:rPr>
          <w:fldChar w:fldCharType="separate"/>
        </w:r>
        <w:r w:rsidR="00042BE4" w:rsidRPr="00226A4E">
          <w:rPr>
            <w:rStyle w:val="Hyperlink"/>
            <w:w w:val="95"/>
            <w:sz w:val="24"/>
            <w:szCs w:val="24"/>
          </w:rPr>
          <w:t>hydrology@kenaiwatershed.org</w:t>
        </w:r>
        <w:r w:rsidR="00816966" w:rsidRPr="00226A4E">
          <w:rPr>
            <w:rStyle w:val="Hyperlink"/>
            <w:w w:val="95"/>
            <w:sz w:val="24"/>
            <w:szCs w:val="24"/>
          </w:rPr>
          <w:fldChar w:fldCharType="end"/>
        </w:r>
      </w:ins>
      <w:r w:rsidR="00500CEC" w:rsidRPr="00226A4E">
        <w:rPr>
          <w:rStyle w:val="Hyperlink"/>
          <w:w w:val="95"/>
          <w:sz w:val="24"/>
          <w:szCs w:val="24"/>
        </w:rPr>
        <w:br/>
      </w:r>
    </w:p>
    <w:p w14:paraId="161FC6AA" w14:textId="77777777" w:rsidR="008E4680" w:rsidRPr="00226A4E" w:rsidRDefault="008E4680" w:rsidP="00500CEC">
      <w:pPr>
        <w:rPr>
          <w:del w:id="55" w:author="Benjamin Meyer" w:date="2023-04-18T10:26:00Z"/>
          <w:sz w:val="24"/>
          <w:szCs w:val="24"/>
        </w:rPr>
      </w:pPr>
      <w:del w:id="56" w:author="Benjamin Meyer" w:date="2023-04-18T10:26:00Z">
        <w:r w:rsidRPr="00226A4E">
          <w:rPr>
            <w:w w:val="95"/>
            <w:sz w:val="24"/>
            <w:szCs w:val="24"/>
          </w:rPr>
          <w:delText>Sarah</w:delText>
        </w:r>
        <w:r w:rsidRPr="00226A4E">
          <w:rPr>
            <w:spacing w:val="-29"/>
            <w:w w:val="95"/>
            <w:sz w:val="24"/>
            <w:szCs w:val="24"/>
          </w:rPr>
          <w:delText xml:space="preserve"> </w:delText>
        </w:r>
        <w:r w:rsidRPr="00226A4E">
          <w:rPr>
            <w:w w:val="95"/>
            <w:sz w:val="24"/>
            <w:szCs w:val="24"/>
          </w:rPr>
          <w:delText>Apsens,</w:delText>
        </w:r>
        <w:r w:rsidRPr="00226A4E">
          <w:rPr>
            <w:spacing w:val="-29"/>
            <w:w w:val="95"/>
            <w:sz w:val="24"/>
            <w:szCs w:val="24"/>
          </w:rPr>
          <w:delText xml:space="preserve"> </w:delText>
        </w:r>
        <w:r w:rsidRPr="00226A4E">
          <w:rPr>
            <w:w w:val="95"/>
            <w:sz w:val="24"/>
            <w:szCs w:val="24"/>
          </w:rPr>
          <w:delText>DEC</w:delText>
        </w:r>
        <w:r w:rsidRPr="00226A4E">
          <w:rPr>
            <w:spacing w:val="-30"/>
            <w:w w:val="95"/>
            <w:sz w:val="24"/>
            <w:szCs w:val="24"/>
          </w:rPr>
          <w:delText xml:space="preserve"> </w:delText>
        </w:r>
        <w:r w:rsidRPr="00226A4E">
          <w:rPr>
            <w:w w:val="95"/>
            <w:sz w:val="24"/>
            <w:szCs w:val="24"/>
          </w:rPr>
          <w:delText>DOW</w:delText>
        </w:r>
        <w:r w:rsidRPr="00226A4E">
          <w:rPr>
            <w:spacing w:val="-29"/>
            <w:w w:val="95"/>
            <w:sz w:val="24"/>
            <w:szCs w:val="24"/>
          </w:rPr>
          <w:delText xml:space="preserve"> </w:delText>
        </w:r>
        <w:r w:rsidRPr="00226A4E">
          <w:rPr>
            <w:w w:val="95"/>
            <w:sz w:val="24"/>
            <w:szCs w:val="24"/>
          </w:rPr>
          <w:delText>Project</w:delText>
        </w:r>
        <w:r w:rsidRPr="00226A4E">
          <w:rPr>
            <w:spacing w:val="-26"/>
            <w:w w:val="95"/>
            <w:sz w:val="24"/>
            <w:szCs w:val="24"/>
          </w:rPr>
          <w:delText xml:space="preserve"> </w:delText>
        </w:r>
        <w:r w:rsidRPr="00226A4E">
          <w:rPr>
            <w:w w:val="95"/>
            <w:sz w:val="24"/>
            <w:szCs w:val="24"/>
          </w:rPr>
          <w:delText xml:space="preserve">Manager </w:delText>
        </w:r>
        <w:r w:rsidRPr="00226A4E">
          <w:rPr>
            <w:sz w:val="24"/>
            <w:szCs w:val="24"/>
          </w:rPr>
          <w:delText>DEC DOW WQS</w:delText>
        </w:r>
        <w:r w:rsidRPr="00226A4E">
          <w:rPr>
            <w:spacing w:val="-3"/>
            <w:sz w:val="24"/>
            <w:szCs w:val="24"/>
          </w:rPr>
          <w:delText xml:space="preserve"> </w:delText>
        </w:r>
        <w:r w:rsidRPr="00226A4E">
          <w:rPr>
            <w:sz w:val="24"/>
            <w:szCs w:val="24"/>
          </w:rPr>
          <w:delText>Program</w:delText>
        </w:r>
      </w:del>
    </w:p>
    <w:p w14:paraId="5C152892" w14:textId="77777777" w:rsidR="008E4680" w:rsidRPr="00226A4E" w:rsidRDefault="008E4680" w:rsidP="00500CEC">
      <w:pPr>
        <w:rPr>
          <w:del w:id="57" w:author="Benjamin Meyer" w:date="2023-04-18T10:26:00Z"/>
          <w:sz w:val="24"/>
          <w:szCs w:val="24"/>
        </w:rPr>
      </w:pPr>
      <w:del w:id="58" w:author="Benjamin Meyer" w:date="2023-04-18T10:26:00Z">
        <w:r w:rsidRPr="00226A4E">
          <w:rPr>
            <w:noProof/>
            <w:sz w:val="24"/>
            <w:szCs w:val="24"/>
          </w:rPr>
          <w:drawing>
            <wp:anchor distT="0" distB="0" distL="0" distR="0" simplePos="0" relativeHeight="251668480" behindDoc="1" locked="0" layoutInCell="1" allowOverlap="1" wp14:anchorId="6D4D3AF0" wp14:editId="46DAE952">
              <wp:simplePos x="0" y="0"/>
              <wp:positionH relativeFrom="page">
                <wp:posOffset>1307465</wp:posOffset>
              </wp:positionH>
              <wp:positionV relativeFrom="paragraph">
                <wp:posOffset>10160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1865820" cy="578403"/>
                      </a:xfrm>
                      <a:prstGeom prst="rect">
                        <a:avLst/>
                      </a:prstGeom>
                    </pic:spPr>
                  </pic:pic>
                </a:graphicData>
              </a:graphic>
            </wp:anchor>
          </w:drawing>
        </w:r>
        <w:r w:rsidRPr="00226A4E">
          <w:rPr>
            <w:sz w:val="24"/>
            <w:szCs w:val="24"/>
          </w:rPr>
          <w:br w:type="column"/>
          <w:delText xml:space="preserve">  </w:delText>
        </w:r>
      </w:del>
    </w:p>
    <w:p w14:paraId="32C24773" w14:textId="77777777" w:rsidR="008E4680" w:rsidRPr="00226A4E" w:rsidRDefault="008E4680" w:rsidP="00500CEC">
      <w:pPr>
        <w:rPr>
          <w:sz w:val="24"/>
          <w:szCs w:val="24"/>
        </w:rPr>
      </w:pPr>
      <w:del w:id="59" w:author="Benjamin Meyer" w:date="2023-04-18T10:26:00Z">
        <w:r w:rsidRPr="00226A4E">
          <w:rPr>
            <w:sz w:val="24"/>
            <w:szCs w:val="24"/>
          </w:rPr>
          <w:delText xml:space="preserve">  </w:delText>
        </w:r>
      </w:del>
      <w:r w:rsidRPr="00226A4E">
        <w:rPr>
          <w:sz w:val="24"/>
          <w:szCs w:val="24"/>
        </w:rPr>
        <w:t>Phone: (907) 260-5449</w:t>
      </w:r>
    </w:p>
    <w:p w14:paraId="5DF74D21" w14:textId="77777777" w:rsidR="00042BE4" w:rsidRPr="00226A4E" w:rsidRDefault="00042BE4" w:rsidP="00500CEC">
      <w:pPr>
        <w:spacing w:before="89"/>
        <w:rPr>
          <w:ins w:id="60" w:author="Benjamin Meyer" w:date="2023-04-18T10:26:00Z"/>
          <w:w w:val="95"/>
          <w:sz w:val="24"/>
          <w:szCs w:val="24"/>
        </w:rPr>
      </w:pPr>
      <w:ins w:id="61" w:author="Benjamin Meyer" w:date="2023-04-18T10:26:00Z">
        <w:r w:rsidRPr="00226A4E">
          <w:rPr>
            <w:b/>
            <w:w w:val="95"/>
            <w:sz w:val="24"/>
            <w:szCs w:val="24"/>
          </w:rPr>
          <w:t xml:space="preserve">Signature:                                                                 </w:t>
        </w:r>
        <w:r w:rsidRPr="00226A4E">
          <w:rPr>
            <w:b/>
            <w:w w:val="95"/>
            <w:sz w:val="24"/>
            <w:szCs w:val="24"/>
          </w:rPr>
          <w:tab/>
          <w:t xml:space="preserve">Date: </w:t>
        </w:r>
      </w:ins>
    </w:p>
    <w:p w14:paraId="7356C4C0" w14:textId="77777777" w:rsidR="00042BE4" w:rsidRPr="00226A4E" w:rsidRDefault="00042BE4" w:rsidP="00042BE4">
      <w:pPr>
        <w:spacing w:before="89"/>
        <w:rPr>
          <w:ins w:id="62" w:author="Benjamin Meyer" w:date="2023-04-18T10:26:00Z"/>
          <w:w w:val="95"/>
          <w:sz w:val="24"/>
          <w:szCs w:val="24"/>
        </w:rPr>
      </w:pPr>
    </w:p>
    <w:p w14:paraId="623BDB85" w14:textId="263109CC" w:rsidR="008E4680" w:rsidRPr="00226A4E" w:rsidRDefault="00042BE4" w:rsidP="00500CEC">
      <w:pPr>
        <w:tabs>
          <w:tab w:val="left" w:pos="915"/>
        </w:tabs>
        <w:spacing w:before="220"/>
        <w:ind w:left="124" w:right="251"/>
        <w:rPr>
          <w:del w:id="63" w:author="Benjamin Meyer" w:date="2023-04-18T10:26:00Z"/>
          <w:sz w:val="24"/>
          <w:szCs w:val="24"/>
        </w:rPr>
      </w:pPr>
      <w:ins w:id="64" w:author="Benjamin Meyer" w:date="2023-04-18T10:26:00Z">
        <w:r w:rsidRPr="00226A4E">
          <w:rPr>
            <w:b/>
            <w:w w:val="90"/>
            <w:sz w:val="24"/>
            <w:szCs w:val="24"/>
          </w:rPr>
          <w:t>Name and Title:</w:t>
        </w:r>
        <w:r w:rsidRPr="00226A4E">
          <w:rPr>
            <w:w w:val="90"/>
            <w:sz w:val="24"/>
            <w:szCs w:val="24"/>
          </w:rPr>
          <w:t xml:space="preserve"> Mitch Michaud, Executive Director</w:t>
        </w:r>
      </w:ins>
      <w:r w:rsidR="00500CEC" w:rsidRPr="00226A4E">
        <w:rPr>
          <w:sz w:val="24"/>
          <w:szCs w:val="24"/>
        </w:rPr>
        <w:br/>
      </w:r>
      <w:ins w:id="65" w:author="Benjamin Meyer" w:date="2023-04-18T10:26:00Z">
        <w:r w:rsidRPr="00226A4E">
          <w:rPr>
            <w:b/>
            <w:w w:val="95"/>
            <w:sz w:val="24"/>
            <w:szCs w:val="24"/>
          </w:rPr>
          <w:t>Affiliation:</w:t>
        </w:r>
        <w:r w:rsidRPr="00226A4E">
          <w:rPr>
            <w:w w:val="95"/>
            <w:sz w:val="24"/>
            <w:szCs w:val="24"/>
          </w:rPr>
          <w:t xml:space="preserve"> Kenai Watershed Forum</w:t>
        </w:r>
      </w:ins>
      <w:r w:rsidR="00500CEC" w:rsidRPr="00226A4E">
        <w:rPr>
          <w:w w:val="95"/>
          <w:sz w:val="24"/>
          <w:szCs w:val="24"/>
        </w:rPr>
        <w:br/>
      </w:r>
      <w:ins w:id="66" w:author="Benjamin Meyer" w:date="2023-04-18T10:26:00Z">
        <w:r w:rsidRPr="00226A4E">
          <w:rPr>
            <w:b/>
            <w:w w:val="95"/>
            <w:sz w:val="24"/>
            <w:szCs w:val="24"/>
          </w:rPr>
          <w:t>Email:</w:t>
        </w:r>
        <w:r w:rsidRPr="00226A4E">
          <w:rPr>
            <w:w w:val="95"/>
            <w:sz w:val="24"/>
            <w:szCs w:val="24"/>
          </w:rPr>
          <w:t xml:space="preserve"> </w:t>
        </w:r>
        <w:r w:rsidR="00816966" w:rsidRPr="00226A4E">
          <w:rPr>
            <w:sz w:val="24"/>
            <w:szCs w:val="24"/>
          </w:rPr>
          <w:fldChar w:fldCharType="begin"/>
        </w:r>
        <w:r w:rsidR="00816966" w:rsidRPr="00226A4E">
          <w:rPr>
            <w:sz w:val="24"/>
            <w:szCs w:val="24"/>
          </w:rPr>
          <w:instrText xml:space="preserve"> HYPERLINK "mailto:executivedirector@kenaiwatershed.org" </w:instrText>
        </w:r>
        <w:r w:rsidR="00816966" w:rsidRPr="00226A4E">
          <w:rPr>
            <w:sz w:val="24"/>
            <w:szCs w:val="24"/>
          </w:rPr>
          <w:fldChar w:fldCharType="separate"/>
        </w:r>
        <w:r w:rsidRPr="00226A4E">
          <w:rPr>
            <w:rStyle w:val="Hyperlink"/>
            <w:w w:val="95"/>
            <w:sz w:val="24"/>
            <w:szCs w:val="24"/>
          </w:rPr>
          <w:t>executivedirector@kenaiwatershed.org</w:t>
        </w:r>
        <w:r w:rsidR="00816966" w:rsidRPr="00226A4E">
          <w:rPr>
            <w:rStyle w:val="Hyperlink"/>
            <w:w w:val="95"/>
            <w:sz w:val="24"/>
            <w:szCs w:val="24"/>
          </w:rPr>
          <w:fldChar w:fldCharType="end"/>
        </w:r>
        <w:r w:rsidRPr="00226A4E">
          <w:rPr>
            <w:w w:val="95"/>
            <w:sz w:val="24"/>
            <w:szCs w:val="24"/>
          </w:rPr>
          <w:t xml:space="preserve"> </w:t>
        </w:r>
      </w:ins>
      <w:r w:rsidR="00500CEC" w:rsidRPr="00226A4E">
        <w:rPr>
          <w:w w:val="95"/>
          <w:sz w:val="24"/>
          <w:szCs w:val="24"/>
        </w:rPr>
        <w:br/>
      </w:r>
      <w:del w:id="67" w:author="Benjamin Meyer" w:date="2023-04-18T10:26:00Z">
        <w:r w:rsidR="008E4680" w:rsidRPr="00226A4E">
          <w:rPr>
            <w:sz w:val="24"/>
            <w:szCs w:val="24"/>
          </w:rPr>
          <w:delText>email:</w:delText>
        </w:r>
        <w:r w:rsidR="008E4680" w:rsidRPr="00226A4E">
          <w:rPr>
            <w:sz w:val="24"/>
            <w:szCs w:val="24"/>
          </w:rPr>
          <w:tab/>
        </w:r>
        <w:r w:rsidR="00816966" w:rsidRPr="00226A4E">
          <w:rPr>
            <w:sz w:val="24"/>
            <w:szCs w:val="24"/>
          </w:rPr>
          <w:fldChar w:fldCharType="begin"/>
        </w:r>
        <w:r w:rsidR="00816966" w:rsidRPr="00226A4E">
          <w:rPr>
            <w:sz w:val="24"/>
            <w:szCs w:val="24"/>
          </w:rPr>
          <w:delInstrText xml:space="preserve"> HYPERLINK "mailto:ben@kenaiwatershed.org" </w:delInstrText>
        </w:r>
        <w:r w:rsidR="00816966" w:rsidRPr="00226A4E">
          <w:rPr>
            <w:sz w:val="24"/>
            <w:szCs w:val="24"/>
          </w:rPr>
          <w:fldChar w:fldCharType="separate"/>
        </w:r>
        <w:r w:rsidR="008E4680" w:rsidRPr="00226A4E">
          <w:rPr>
            <w:rStyle w:val="Hyperlink"/>
            <w:sz w:val="24"/>
            <w:szCs w:val="24"/>
          </w:rPr>
          <w:delText>ben@kenaiwatershed.org</w:delText>
        </w:r>
        <w:r w:rsidR="00816966" w:rsidRPr="00226A4E">
          <w:rPr>
            <w:rStyle w:val="Hyperlink"/>
            <w:sz w:val="24"/>
            <w:szCs w:val="24"/>
          </w:rPr>
          <w:fldChar w:fldCharType="end"/>
        </w:r>
      </w:del>
    </w:p>
    <w:p w14:paraId="2D6167DE" w14:textId="77777777" w:rsidR="008E4680" w:rsidRPr="00226A4E" w:rsidRDefault="008E4680" w:rsidP="00500CEC">
      <w:pPr>
        <w:tabs>
          <w:tab w:val="left" w:pos="1114"/>
        </w:tabs>
        <w:spacing w:before="73"/>
        <w:rPr>
          <w:del w:id="68" w:author="Benjamin Meyer" w:date="2023-04-18T10:26:00Z"/>
          <w:sz w:val="24"/>
          <w:szCs w:val="24"/>
        </w:rPr>
      </w:pPr>
      <w:del w:id="69" w:author="Benjamin Meyer" w:date="2023-04-18T10:26:00Z">
        <w:r w:rsidRPr="00226A4E">
          <w:rPr>
            <w:spacing w:val="-1"/>
            <w:w w:val="90"/>
            <w:sz w:val="24"/>
            <w:szCs w:val="24"/>
          </w:rPr>
          <w:delText xml:space="preserve">Date: </w:delText>
        </w:r>
        <w:r w:rsidRPr="00226A4E">
          <w:rPr>
            <w:spacing w:val="-1"/>
            <w:w w:val="90"/>
            <w:sz w:val="24"/>
            <w:szCs w:val="24"/>
            <w:u w:val="single"/>
          </w:rPr>
          <w:delText xml:space="preserve">1/25/2023                                      </w:delText>
        </w:r>
        <w:r w:rsidRPr="00226A4E">
          <w:rPr>
            <w:spacing w:val="-1"/>
            <w:w w:val="90"/>
            <w:sz w:val="24"/>
            <w:szCs w:val="24"/>
          </w:rPr>
          <w:tab/>
        </w:r>
      </w:del>
    </w:p>
    <w:p w14:paraId="0CDA6E5E" w14:textId="77777777" w:rsidR="008E4680" w:rsidRPr="00226A4E" w:rsidRDefault="008E4680" w:rsidP="00500CEC">
      <w:pPr>
        <w:spacing w:before="386"/>
        <w:rPr>
          <w:del w:id="70" w:author="Benjamin Meyer" w:date="2023-04-18T10:26:00Z"/>
          <w:sz w:val="24"/>
          <w:szCs w:val="24"/>
        </w:rPr>
      </w:pPr>
    </w:p>
    <w:p w14:paraId="32C8C0E6" w14:textId="77777777" w:rsidR="008E4680" w:rsidRPr="00226A4E" w:rsidRDefault="008E4680" w:rsidP="00500CEC">
      <w:pPr>
        <w:spacing w:before="386"/>
        <w:rPr>
          <w:del w:id="71" w:author="Benjamin Meyer" w:date="2023-04-18T10:26:00Z"/>
          <w:sz w:val="24"/>
          <w:szCs w:val="24"/>
        </w:rPr>
      </w:pPr>
    </w:p>
    <w:p w14:paraId="4F1498D9" w14:textId="77777777" w:rsidR="00500CEC" w:rsidRPr="00226A4E" w:rsidRDefault="008E4680" w:rsidP="00500CEC">
      <w:pPr>
        <w:tabs>
          <w:tab w:val="left" w:pos="4603"/>
        </w:tabs>
        <w:spacing w:before="13"/>
        <w:rPr>
          <w:sz w:val="24"/>
          <w:szCs w:val="24"/>
        </w:rPr>
      </w:pPr>
      <w:r w:rsidRPr="00226A4E">
        <w:rPr>
          <w:sz w:val="24"/>
          <w:szCs w:val="24"/>
        </w:rPr>
        <w:t xml:space="preserve">Phone: (907) </w:t>
      </w:r>
      <w:ins w:id="72" w:author="Benjamin Meyer" w:date="2023-04-18T10:26:00Z">
        <w:r w:rsidR="00042BE4" w:rsidRPr="00226A4E">
          <w:rPr>
            <w:w w:val="95"/>
            <w:sz w:val="24"/>
            <w:szCs w:val="24"/>
          </w:rPr>
          <w:t>260-5449</w:t>
        </w:r>
      </w:ins>
    </w:p>
    <w:p w14:paraId="653CFA12" w14:textId="77777777" w:rsidR="00500CEC" w:rsidRPr="00226A4E" w:rsidRDefault="00500CEC" w:rsidP="00500CEC">
      <w:pPr>
        <w:tabs>
          <w:tab w:val="left" w:pos="4603"/>
        </w:tabs>
        <w:spacing w:before="13"/>
        <w:rPr>
          <w:sz w:val="24"/>
          <w:szCs w:val="24"/>
        </w:rPr>
      </w:pPr>
    </w:p>
    <w:p w14:paraId="55F929A4" w14:textId="6B7E3ED2" w:rsidR="008E4680" w:rsidRPr="00226A4E" w:rsidRDefault="008E4680" w:rsidP="00500CEC">
      <w:pPr>
        <w:spacing w:before="386"/>
        <w:rPr>
          <w:del w:id="73" w:author="Benjamin Meyer" w:date="2023-04-18T10:26:00Z"/>
          <w:sz w:val="24"/>
          <w:szCs w:val="24"/>
        </w:rPr>
      </w:pPr>
      <w:del w:id="74" w:author="Benjamin Meyer" w:date="2023-04-18T10:26:00Z">
        <w:r w:rsidRPr="00226A4E">
          <w:rPr>
            <w:sz w:val="24"/>
            <w:szCs w:val="24"/>
          </w:rPr>
          <w:delText xml:space="preserve">email: </w:delText>
        </w:r>
        <w:r w:rsidR="00816966" w:rsidRPr="00226A4E">
          <w:rPr>
            <w:sz w:val="24"/>
            <w:szCs w:val="24"/>
          </w:rPr>
          <w:fldChar w:fldCharType="begin"/>
        </w:r>
        <w:r w:rsidR="00816966" w:rsidRPr="00226A4E">
          <w:rPr>
            <w:sz w:val="24"/>
            <w:szCs w:val="24"/>
          </w:rPr>
          <w:delInstrText xml:space="preserve"> HYPERLINK "mailto:sarah.apsens@alaska.gov" \h </w:delInstrText>
        </w:r>
        <w:r w:rsidR="00816966" w:rsidRPr="00226A4E">
          <w:rPr>
            <w:sz w:val="24"/>
            <w:szCs w:val="24"/>
          </w:rPr>
          <w:fldChar w:fldCharType="separate"/>
        </w:r>
        <w:r w:rsidRPr="00226A4E">
          <w:rPr>
            <w:sz w:val="24"/>
            <w:szCs w:val="24"/>
            <w:u w:val="single"/>
          </w:rPr>
          <w:delText>sarah.apsens@alaska.gov</w:delText>
        </w:r>
        <w:r w:rsidR="00816966" w:rsidRPr="00226A4E">
          <w:rPr>
            <w:sz w:val="24"/>
            <w:szCs w:val="24"/>
            <w:u w:val="single"/>
          </w:rPr>
          <w:fldChar w:fldCharType="end"/>
        </w:r>
      </w:del>
    </w:p>
    <w:p w14:paraId="52BF4D2C" w14:textId="77777777" w:rsidR="008E4680" w:rsidRPr="00226A4E" w:rsidRDefault="008E4680" w:rsidP="00500CEC">
      <w:pPr>
        <w:rPr>
          <w:del w:id="75" w:author="Benjamin Meyer" w:date="2023-04-18T10:26:00Z"/>
          <w:sz w:val="24"/>
          <w:szCs w:val="24"/>
        </w:rPr>
        <w:sectPr w:rsidR="008E4680" w:rsidRPr="00226A4E">
          <w:headerReference w:type="default" r:id="rId15"/>
          <w:footerReference w:type="default" r:id="rId16"/>
          <w:type w:val="continuous"/>
          <w:pgSz w:w="12140" w:h="15920"/>
          <w:pgMar w:top="840" w:right="760" w:bottom="280" w:left="660" w:header="720" w:footer="720" w:gutter="0"/>
          <w:cols w:num="2" w:space="720" w:equalWidth="0">
            <w:col w:w="4565" w:space="525"/>
            <w:col w:w="5630"/>
          </w:cols>
        </w:sectPr>
      </w:pPr>
    </w:p>
    <w:p w14:paraId="7B794D89" w14:textId="1B52BB10" w:rsidR="008E4680" w:rsidRPr="00226A4E" w:rsidRDefault="008E4680" w:rsidP="00500CEC">
      <w:pPr>
        <w:tabs>
          <w:tab w:val="left" w:pos="4603"/>
        </w:tabs>
        <w:spacing w:before="13"/>
        <w:rPr>
          <w:sz w:val="24"/>
          <w:szCs w:val="24"/>
          <w:u w:val="single"/>
        </w:rPr>
      </w:pPr>
      <w:r w:rsidRPr="00226A4E">
        <w:rPr>
          <w:sz w:val="24"/>
          <w:szCs w:val="24"/>
        </w:rPr>
        <w:t xml:space="preserve">Signature: </w:t>
      </w:r>
      <w:r w:rsidRPr="00226A4E">
        <w:rPr>
          <w:spacing w:val="10"/>
          <w:sz w:val="24"/>
          <w:szCs w:val="24"/>
        </w:rPr>
        <w:t xml:space="preserve"> </w:t>
      </w:r>
      <w:r w:rsidRPr="00226A4E">
        <w:rPr>
          <w:sz w:val="24"/>
          <w:szCs w:val="24"/>
          <w:u w:val="single"/>
        </w:rPr>
        <w:t xml:space="preserve"> </w:t>
      </w:r>
      <w:r w:rsidRPr="00226A4E">
        <w:rPr>
          <w:sz w:val="24"/>
          <w:szCs w:val="24"/>
          <w:u w:val="single"/>
        </w:rPr>
        <w:tab/>
      </w:r>
      <w:r w:rsidR="00500CEC" w:rsidRPr="00226A4E">
        <w:rPr>
          <w:sz w:val="24"/>
          <w:szCs w:val="24"/>
          <w:u w:val="single"/>
        </w:rPr>
        <w:t xml:space="preserve">       </w:t>
      </w:r>
      <w:r w:rsidRPr="00226A4E">
        <w:rPr>
          <w:w w:val="90"/>
          <w:sz w:val="24"/>
          <w:szCs w:val="24"/>
          <w:u w:val="single"/>
        </w:rPr>
        <w:t>Date:</w:t>
      </w:r>
    </w:p>
    <w:p w14:paraId="29EA56E4" w14:textId="77777777" w:rsidR="00500CEC" w:rsidRPr="00226A4E" w:rsidRDefault="00500CEC" w:rsidP="00500CEC">
      <w:pPr>
        <w:spacing w:before="90" w:line="259" w:lineRule="auto"/>
        <w:ind w:right="555"/>
        <w:rPr>
          <w:b/>
          <w:w w:val="95"/>
          <w:sz w:val="24"/>
          <w:szCs w:val="24"/>
        </w:rPr>
      </w:pPr>
    </w:p>
    <w:p w14:paraId="77A0817E" w14:textId="2E9F220F" w:rsidR="008E4680" w:rsidRPr="00226A4E" w:rsidRDefault="00042BE4" w:rsidP="00500CEC">
      <w:pPr>
        <w:pStyle w:val="BodyText"/>
        <w:tabs>
          <w:tab w:val="left" w:pos="3058"/>
        </w:tabs>
        <w:spacing w:before="184"/>
        <w:rPr>
          <w:del w:id="85" w:author="Benjamin Meyer" w:date="2023-04-18T10:26:00Z"/>
        </w:rPr>
      </w:pPr>
      <w:ins w:id="86" w:author="Benjamin Meyer" w:date="2023-04-18T10:26:00Z">
        <w:r w:rsidRPr="00226A4E">
          <w:rPr>
            <w:b/>
            <w:w w:val="95"/>
          </w:rPr>
          <w:t xml:space="preserve">Name and Title: </w:t>
        </w:r>
      </w:ins>
      <w:del w:id="87" w:author="Benjamin Meyer" w:date="2023-04-18T10:26:00Z">
        <w:r w:rsidR="008E4680" w:rsidRPr="00226A4E">
          <w:br w:type="column"/>
        </w:r>
        <w:r w:rsidR="008E4680" w:rsidRPr="00226A4E">
          <w:rPr>
            <w:u w:val="single"/>
          </w:rPr>
          <w:delText>5/5/2020</w:delText>
        </w:r>
        <w:r w:rsidR="008E4680" w:rsidRPr="00226A4E">
          <w:rPr>
            <w:u w:val="single"/>
          </w:rPr>
          <w:tab/>
        </w:r>
      </w:del>
    </w:p>
    <w:p w14:paraId="6394C15F" w14:textId="77777777" w:rsidR="008E4680" w:rsidRPr="00226A4E" w:rsidRDefault="008E4680" w:rsidP="00500CEC">
      <w:pPr>
        <w:rPr>
          <w:del w:id="88" w:author="Benjamin Meyer" w:date="2023-04-18T10:26:00Z"/>
          <w:sz w:val="24"/>
          <w:szCs w:val="24"/>
        </w:rPr>
        <w:sectPr w:rsidR="008E4680" w:rsidRPr="00226A4E">
          <w:type w:val="continuous"/>
          <w:pgSz w:w="12140" w:h="15920"/>
          <w:pgMar w:top="840" w:right="760" w:bottom="280" w:left="660" w:header="720" w:footer="720" w:gutter="0"/>
          <w:cols w:num="3" w:space="720" w:equalWidth="0">
            <w:col w:w="4644" w:space="451"/>
            <w:col w:w="663" w:space="345"/>
            <w:col w:w="4617"/>
          </w:cols>
        </w:sectPr>
      </w:pPr>
    </w:p>
    <w:p w14:paraId="5CCB4A6D" w14:textId="77777777" w:rsidR="008E4680" w:rsidRPr="00226A4E" w:rsidRDefault="008E4680" w:rsidP="00500CEC">
      <w:pPr>
        <w:pStyle w:val="BodyText"/>
        <w:spacing w:before="5"/>
        <w:rPr>
          <w:del w:id="89" w:author="Benjamin Meyer" w:date="2023-04-18T10:26:00Z"/>
        </w:rPr>
      </w:pPr>
    </w:p>
    <w:p w14:paraId="7DF32D88" w14:textId="77777777" w:rsidR="008E4680" w:rsidRPr="00226A4E" w:rsidRDefault="008E4680" w:rsidP="00500CEC">
      <w:pPr>
        <w:rPr>
          <w:del w:id="90" w:author="Benjamin Meyer" w:date="2023-04-18T10:26:00Z"/>
          <w:sz w:val="24"/>
          <w:szCs w:val="24"/>
        </w:rPr>
        <w:sectPr w:rsidR="008E4680" w:rsidRPr="00226A4E">
          <w:type w:val="continuous"/>
          <w:pgSz w:w="12140" w:h="15920"/>
          <w:pgMar w:top="840" w:right="760" w:bottom="280" w:left="660" w:header="720" w:footer="720" w:gutter="0"/>
          <w:cols w:space="720"/>
        </w:sectPr>
      </w:pPr>
    </w:p>
    <w:p w14:paraId="7526B6DC" w14:textId="77777777" w:rsidR="008E4680" w:rsidRPr="00226A4E" w:rsidRDefault="008E4680" w:rsidP="00500CEC">
      <w:pPr>
        <w:spacing w:before="90" w:line="259" w:lineRule="auto"/>
        <w:ind w:right="555"/>
        <w:rPr>
          <w:del w:id="91" w:author="Benjamin Meyer" w:date="2023-04-18T10:26:00Z"/>
          <w:sz w:val="24"/>
          <w:szCs w:val="24"/>
        </w:rPr>
      </w:pPr>
      <w:del w:id="92" w:author="Benjamin Meyer" w:date="2023-04-18T10:26:00Z">
        <w:r w:rsidRPr="00226A4E">
          <w:rPr>
            <w:w w:val="95"/>
            <w:sz w:val="24"/>
            <w:szCs w:val="24"/>
          </w:rPr>
          <w:delText>John</w:delText>
        </w:r>
        <w:r w:rsidRPr="00226A4E">
          <w:rPr>
            <w:spacing w:val="-25"/>
            <w:w w:val="95"/>
            <w:sz w:val="24"/>
            <w:szCs w:val="24"/>
          </w:rPr>
          <w:delText xml:space="preserve"> </w:delText>
        </w:r>
        <w:r w:rsidRPr="00226A4E">
          <w:rPr>
            <w:w w:val="95"/>
            <w:sz w:val="24"/>
            <w:szCs w:val="24"/>
          </w:rPr>
          <w:delText>Clark,</w:delText>
        </w:r>
        <w:r w:rsidRPr="00226A4E">
          <w:rPr>
            <w:spacing w:val="-24"/>
            <w:w w:val="95"/>
            <w:sz w:val="24"/>
            <w:szCs w:val="24"/>
          </w:rPr>
          <w:delText xml:space="preserve"> </w:delText>
        </w:r>
        <w:r w:rsidRPr="00226A4E">
          <w:rPr>
            <w:w w:val="95"/>
            <w:sz w:val="24"/>
            <w:szCs w:val="24"/>
          </w:rPr>
          <w:delText>DEC</w:delText>
        </w:r>
        <w:r w:rsidRPr="00226A4E">
          <w:rPr>
            <w:spacing w:val="-23"/>
            <w:w w:val="95"/>
            <w:sz w:val="24"/>
            <w:szCs w:val="24"/>
          </w:rPr>
          <w:delText xml:space="preserve"> </w:delText>
        </w:r>
        <w:r w:rsidRPr="00226A4E">
          <w:rPr>
            <w:w w:val="95"/>
            <w:sz w:val="24"/>
            <w:szCs w:val="24"/>
          </w:rPr>
          <w:delText>DOW</w:delText>
        </w:r>
        <w:r w:rsidRPr="00226A4E">
          <w:rPr>
            <w:spacing w:val="-24"/>
            <w:w w:val="95"/>
            <w:sz w:val="24"/>
            <w:szCs w:val="24"/>
          </w:rPr>
          <w:delText xml:space="preserve"> </w:delText>
        </w:r>
        <w:r w:rsidRPr="00226A4E">
          <w:rPr>
            <w:w w:val="95"/>
            <w:sz w:val="24"/>
            <w:szCs w:val="24"/>
          </w:rPr>
          <w:delText>QA</w:delText>
        </w:r>
        <w:r w:rsidRPr="00226A4E">
          <w:rPr>
            <w:spacing w:val="-25"/>
            <w:w w:val="95"/>
            <w:sz w:val="24"/>
            <w:szCs w:val="24"/>
          </w:rPr>
          <w:delText xml:space="preserve"> </w:delText>
        </w:r>
        <w:r w:rsidRPr="00226A4E">
          <w:rPr>
            <w:w w:val="95"/>
            <w:sz w:val="24"/>
            <w:szCs w:val="24"/>
          </w:rPr>
          <w:delText>Officer</w:delText>
        </w:r>
        <w:r w:rsidRPr="00226A4E">
          <w:rPr>
            <w:spacing w:val="-16"/>
            <w:w w:val="95"/>
            <w:sz w:val="24"/>
            <w:szCs w:val="24"/>
          </w:rPr>
          <w:delText xml:space="preserve"> </w:delText>
        </w:r>
        <w:r w:rsidRPr="00226A4E">
          <w:rPr>
            <w:w w:val="95"/>
            <w:sz w:val="24"/>
            <w:szCs w:val="24"/>
          </w:rPr>
          <w:delText xml:space="preserve">DEC </w:delText>
        </w:r>
        <w:r w:rsidRPr="00226A4E">
          <w:rPr>
            <w:sz w:val="24"/>
            <w:szCs w:val="24"/>
          </w:rPr>
          <w:delText>DOW WQSAR</w:delText>
        </w:r>
        <w:r w:rsidRPr="00226A4E">
          <w:rPr>
            <w:spacing w:val="-1"/>
            <w:sz w:val="24"/>
            <w:szCs w:val="24"/>
          </w:rPr>
          <w:delText xml:space="preserve"> </w:delText>
        </w:r>
        <w:r w:rsidRPr="00226A4E">
          <w:rPr>
            <w:sz w:val="24"/>
            <w:szCs w:val="24"/>
          </w:rPr>
          <w:delText>Program</w:delText>
        </w:r>
      </w:del>
    </w:p>
    <w:p w14:paraId="69420AE2" w14:textId="77777777" w:rsidR="008E4680" w:rsidRPr="00226A4E" w:rsidRDefault="008E4680" w:rsidP="00500CEC">
      <w:pPr>
        <w:pStyle w:val="BodyText"/>
        <w:spacing w:before="8"/>
        <w:rPr>
          <w:del w:id="93" w:author="Benjamin Meyer" w:date="2023-04-18T10:26:00Z"/>
        </w:rPr>
      </w:pPr>
      <w:del w:id="94" w:author="Benjamin Meyer" w:date="2023-04-18T10:26:00Z">
        <w:r w:rsidRPr="00226A4E">
          <w:rPr>
            <w:noProof/>
          </w:rPr>
          <w:drawing>
            <wp:anchor distT="0" distB="0" distL="0" distR="0" simplePos="0" relativeHeight="251667456" behindDoc="1" locked="0" layoutInCell="1" allowOverlap="1" wp14:anchorId="5735CA6D" wp14:editId="45A3970E">
              <wp:simplePos x="0" y="0"/>
              <wp:positionH relativeFrom="page">
                <wp:posOffset>1037590</wp:posOffset>
              </wp:positionH>
              <wp:positionV relativeFrom="paragraph">
                <wp:posOffset>15240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1640979" cy="582546"/>
                      </a:xfrm>
                      <a:prstGeom prst="rect">
                        <a:avLst/>
                      </a:prstGeom>
                    </pic:spPr>
                  </pic:pic>
                </a:graphicData>
              </a:graphic>
            </wp:anchor>
          </w:drawing>
        </w:r>
      </w:del>
    </w:p>
    <w:p w14:paraId="25A86EC6" w14:textId="73803AA1" w:rsidR="008E4680" w:rsidRPr="00226A4E" w:rsidRDefault="008E4680" w:rsidP="00500CEC">
      <w:pPr>
        <w:tabs>
          <w:tab w:val="left" w:pos="4613"/>
        </w:tabs>
        <w:rPr>
          <w:del w:id="95" w:author="Benjamin Meyer" w:date="2023-04-18T10:26:00Z"/>
          <w:sz w:val="24"/>
          <w:szCs w:val="24"/>
        </w:rPr>
      </w:pPr>
      <w:del w:id="96" w:author="Benjamin Meyer" w:date="2023-04-18T10:26:00Z">
        <w:r w:rsidRPr="00226A4E">
          <w:rPr>
            <w:sz w:val="24"/>
            <w:szCs w:val="24"/>
            <w:u w:val="single"/>
          </w:rPr>
          <w:tab/>
        </w:r>
      </w:del>
    </w:p>
    <w:p w14:paraId="49AE6045" w14:textId="77777777" w:rsidR="008E4680" w:rsidRPr="00226A4E" w:rsidRDefault="008E4680" w:rsidP="00500CEC">
      <w:pPr>
        <w:spacing w:before="210"/>
        <w:rPr>
          <w:del w:id="97" w:author="Benjamin Meyer" w:date="2023-04-18T10:26:00Z"/>
          <w:sz w:val="24"/>
          <w:szCs w:val="24"/>
        </w:rPr>
      </w:pPr>
      <w:del w:id="98" w:author="Benjamin Meyer" w:date="2023-04-18T10:26:00Z">
        <w:r w:rsidRPr="00226A4E">
          <w:rPr>
            <w:sz w:val="24"/>
            <w:szCs w:val="24"/>
          </w:rPr>
          <w:br w:type="column"/>
          <w:delText>Phone:</w:delText>
        </w:r>
        <w:r w:rsidRPr="00226A4E">
          <w:rPr>
            <w:spacing w:val="59"/>
            <w:sz w:val="24"/>
            <w:szCs w:val="24"/>
          </w:rPr>
          <w:delText xml:space="preserve"> </w:delText>
        </w:r>
        <w:r w:rsidRPr="00226A4E">
          <w:rPr>
            <w:sz w:val="24"/>
            <w:szCs w:val="24"/>
          </w:rPr>
          <w:delText>(907) 269-3066</w:delText>
        </w:r>
      </w:del>
    </w:p>
    <w:p w14:paraId="41B015B3" w14:textId="77777777" w:rsidR="008E4680" w:rsidRPr="00226A4E" w:rsidRDefault="008E4680" w:rsidP="00500CEC">
      <w:pPr>
        <w:tabs>
          <w:tab w:val="left" w:pos="919"/>
        </w:tabs>
        <w:spacing w:before="22"/>
        <w:rPr>
          <w:del w:id="99" w:author="Benjamin Meyer" w:date="2023-04-18T10:26:00Z"/>
          <w:sz w:val="24"/>
          <w:szCs w:val="24"/>
        </w:rPr>
      </w:pPr>
      <w:del w:id="100" w:author="Benjamin Meyer" w:date="2023-04-18T10:26:00Z">
        <w:r w:rsidRPr="00226A4E">
          <w:rPr>
            <w:sz w:val="24"/>
            <w:szCs w:val="24"/>
          </w:rPr>
          <w:delText>email:</w:delText>
        </w:r>
        <w:r w:rsidRPr="00226A4E">
          <w:rPr>
            <w:sz w:val="24"/>
            <w:szCs w:val="24"/>
          </w:rPr>
          <w:tab/>
        </w:r>
        <w:r w:rsidR="00816966" w:rsidRPr="00226A4E">
          <w:rPr>
            <w:sz w:val="24"/>
            <w:szCs w:val="24"/>
          </w:rPr>
          <w:fldChar w:fldCharType="begin"/>
        </w:r>
        <w:r w:rsidR="00816966" w:rsidRPr="00226A4E">
          <w:rPr>
            <w:sz w:val="24"/>
            <w:szCs w:val="24"/>
          </w:rPr>
          <w:delInstrText xml:space="preserve"> HYPERLINK "mailto:john.clark@alaska.gov" \h </w:delInstrText>
        </w:r>
        <w:r w:rsidR="00816966" w:rsidRPr="00226A4E">
          <w:rPr>
            <w:sz w:val="24"/>
            <w:szCs w:val="24"/>
          </w:rPr>
          <w:fldChar w:fldCharType="separate"/>
        </w:r>
        <w:r w:rsidRPr="00226A4E">
          <w:rPr>
            <w:sz w:val="24"/>
            <w:szCs w:val="24"/>
            <w:u w:val="single"/>
          </w:rPr>
          <w:delText>john.clark</w:delText>
        </w:r>
        <w:r w:rsidRPr="00226A4E">
          <w:rPr>
            <w:spacing w:val="3"/>
            <w:sz w:val="24"/>
            <w:szCs w:val="24"/>
            <w:u w:val="single"/>
          </w:rPr>
          <w:delText xml:space="preserve"> </w:delText>
        </w:r>
        <w:r w:rsidRPr="00226A4E">
          <w:rPr>
            <w:sz w:val="24"/>
            <w:szCs w:val="24"/>
            <w:u w:val="single"/>
          </w:rPr>
          <w:delText>@alaska.gov</w:delText>
        </w:r>
        <w:r w:rsidR="00816966" w:rsidRPr="00226A4E">
          <w:rPr>
            <w:sz w:val="24"/>
            <w:szCs w:val="24"/>
            <w:u w:val="single"/>
          </w:rPr>
          <w:fldChar w:fldCharType="end"/>
        </w:r>
      </w:del>
    </w:p>
    <w:p w14:paraId="1B3D5DAE" w14:textId="77777777" w:rsidR="008E4680" w:rsidRPr="00226A4E" w:rsidRDefault="008E4680" w:rsidP="00500CEC">
      <w:pPr>
        <w:pStyle w:val="BodyText"/>
        <w:spacing w:before="7"/>
        <w:rPr>
          <w:del w:id="101" w:author="Benjamin Meyer" w:date="2023-04-18T10:26:00Z"/>
        </w:rPr>
      </w:pPr>
    </w:p>
    <w:p w14:paraId="1C3F9409" w14:textId="77777777" w:rsidR="008E4680" w:rsidRPr="00226A4E" w:rsidRDefault="008E4680" w:rsidP="00500CEC">
      <w:pPr>
        <w:tabs>
          <w:tab w:val="left" w:pos="1348"/>
        </w:tabs>
        <w:rPr>
          <w:del w:id="102" w:author="Benjamin Meyer" w:date="2023-04-18T10:26:00Z"/>
          <w:sz w:val="24"/>
          <w:szCs w:val="24"/>
          <w:u w:val="single"/>
        </w:rPr>
      </w:pPr>
      <w:del w:id="103" w:author="Benjamin Meyer" w:date="2023-04-18T10:26:00Z">
        <w:r w:rsidRPr="00226A4E">
          <w:rPr>
            <w:sz w:val="24"/>
            <w:szCs w:val="24"/>
          </w:rPr>
          <w:delText>Date:</w:delText>
        </w:r>
        <w:r w:rsidRPr="00226A4E">
          <w:rPr>
            <w:sz w:val="24"/>
            <w:szCs w:val="24"/>
            <w:u w:val="single"/>
          </w:rPr>
          <w:tab/>
        </w:r>
        <w:r w:rsidRPr="00226A4E">
          <w:rPr>
            <w:position w:val="1"/>
            <w:sz w:val="24"/>
            <w:szCs w:val="24"/>
            <w:u w:val="single"/>
          </w:rPr>
          <w:delText xml:space="preserve">5/5/2020    </w:delText>
        </w:r>
      </w:del>
    </w:p>
    <w:p w14:paraId="4E1EDD1C" w14:textId="77777777" w:rsidR="008E4680" w:rsidRPr="00226A4E" w:rsidRDefault="008E4680" w:rsidP="00500CEC">
      <w:pPr>
        <w:rPr>
          <w:del w:id="104" w:author="Benjamin Meyer" w:date="2023-04-18T10:26:00Z"/>
          <w:sz w:val="24"/>
          <w:szCs w:val="24"/>
        </w:rPr>
      </w:pPr>
    </w:p>
    <w:p w14:paraId="11154BB9" w14:textId="77777777" w:rsidR="008E4680" w:rsidRPr="00226A4E" w:rsidRDefault="008E4680" w:rsidP="00500CEC">
      <w:pPr>
        <w:rPr>
          <w:del w:id="105" w:author="Benjamin Meyer" w:date="2023-04-18T10:26:00Z"/>
          <w:sz w:val="24"/>
          <w:szCs w:val="24"/>
        </w:rPr>
      </w:pPr>
    </w:p>
    <w:p w14:paraId="7906B5CC" w14:textId="77777777" w:rsidR="008E4680" w:rsidRPr="00226A4E" w:rsidRDefault="008E4680" w:rsidP="00500CEC">
      <w:pPr>
        <w:rPr>
          <w:del w:id="106" w:author="Benjamin Meyer" w:date="2023-04-18T10:26:00Z"/>
          <w:sz w:val="24"/>
          <w:szCs w:val="24"/>
        </w:rPr>
        <w:sectPr w:rsidR="008E4680" w:rsidRPr="00226A4E">
          <w:type w:val="continuous"/>
          <w:pgSz w:w="12140" w:h="15920"/>
          <w:pgMar w:top="840" w:right="760" w:bottom="280" w:left="660" w:header="720" w:footer="720" w:gutter="0"/>
          <w:cols w:num="2" w:space="720" w:equalWidth="0">
            <w:col w:w="4654" w:space="431"/>
            <w:col w:w="5635"/>
          </w:cols>
        </w:sectPr>
      </w:pPr>
    </w:p>
    <w:p w14:paraId="117938CA" w14:textId="77777777" w:rsidR="008E4680" w:rsidRPr="00226A4E" w:rsidRDefault="008E4680" w:rsidP="00500CEC">
      <w:pPr>
        <w:pStyle w:val="BodyText"/>
        <w:spacing w:before="3"/>
        <w:rPr>
          <w:del w:id="107" w:author="Benjamin Meyer" w:date="2023-04-18T10:26:00Z"/>
        </w:rPr>
      </w:pPr>
    </w:p>
    <w:p w14:paraId="72846396" w14:textId="77777777" w:rsidR="008E4680" w:rsidRPr="00226A4E" w:rsidRDefault="008E4680" w:rsidP="00500CEC">
      <w:pPr>
        <w:spacing w:before="90" w:line="259" w:lineRule="auto"/>
        <w:ind w:right="555"/>
        <w:rPr>
          <w:w w:val="95"/>
          <w:sz w:val="24"/>
          <w:szCs w:val="24"/>
        </w:rPr>
      </w:pPr>
      <w:r w:rsidRPr="00226A4E">
        <w:rPr>
          <w:w w:val="95"/>
          <w:sz w:val="24"/>
          <w:szCs w:val="24"/>
        </w:rPr>
        <w:t>Cindy Fields, EPA Region 10 Quality Assurance Manager (or designee)</w:t>
      </w:r>
    </w:p>
    <w:p w14:paraId="72281485" w14:textId="77777777" w:rsidR="00042BE4" w:rsidRPr="00226A4E" w:rsidRDefault="00042BE4" w:rsidP="00500CEC">
      <w:pPr>
        <w:spacing w:before="89"/>
        <w:rPr>
          <w:ins w:id="108" w:author="Benjamin Meyer" w:date="2023-04-18T10:26:00Z"/>
          <w:w w:val="95"/>
          <w:sz w:val="24"/>
          <w:szCs w:val="24"/>
        </w:rPr>
      </w:pPr>
      <w:ins w:id="109" w:author="Benjamin Meyer" w:date="2023-04-18T10:26:00Z">
        <w:r w:rsidRPr="00226A4E">
          <w:rPr>
            <w:b/>
            <w:w w:val="95"/>
            <w:sz w:val="24"/>
            <w:szCs w:val="24"/>
          </w:rPr>
          <w:t xml:space="preserve">Affiliation: </w:t>
        </w:r>
        <w:r w:rsidRPr="00226A4E">
          <w:rPr>
            <w:w w:val="95"/>
            <w:sz w:val="24"/>
            <w:szCs w:val="24"/>
          </w:rPr>
          <w:t>U.S. Environmental Protection Agency, Region 10</w:t>
        </w:r>
      </w:ins>
    </w:p>
    <w:p w14:paraId="06A81BE5" w14:textId="77777777" w:rsidR="00042BE4" w:rsidRPr="00226A4E" w:rsidRDefault="00042BE4" w:rsidP="00500CEC">
      <w:pPr>
        <w:spacing w:before="89"/>
        <w:rPr>
          <w:ins w:id="110" w:author="Benjamin Meyer" w:date="2023-04-18T10:26:00Z"/>
          <w:w w:val="95"/>
          <w:sz w:val="24"/>
          <w:szCs w:val="24"/>
        </w:rPr>
      </w:pPr>
      <w:ins w:id="111" w:author="Benjamin Meyer" w:date="2023-04-18T10:26:00Z">
        <w:r w:rsidRPr="00226A4E">
          <w:rPr>
            <w:b/>
            <w:w w:val="95"/>
            <w:sz w:val="24"/>
            <w:szCs w:val="24"/>
          </w:rPr>
          <w:t xml:space="preserve">Email: </w:t>
        </w:r>
        <w:r w:rsidRPr="00226A4E">
          <w:rPr>
            <w:w w:val="95"/>
            <w:sz w:val="24"/>
            <w:szCs w:val="24"/>
          </w:rPr>
          <w:t>fields.cindy@epa.gov</w:t>
        </w:r>
      </w:ins>
    </w:p>
    <w:p w14:paraId="1FC90297" w14:textId="0EF3E927" w:rsidR="008E4680" w:rsidRPr="00226A4E" w:rsidRDefault="008E4680" w:rsidP="00500CEC">
      <w:pPr>
        <w:spacing w:before="210"/>
        <w:rPr>
          <w:sz w:val="24"/>
          <w:szCs w:val="24"/>
        </w:rPr>
      </w:pPr>
      <w:r w:rsidRPr="00226A4E">
        <w:rPr>
          <w:sz w:val="24"/>
          <w:szCs w:val="24"/>
        </w:rPr>
        <w:t>Phone:</w:t>
      </w:r>
      <w:r w:rsidRPr="00226A4E">
        <w:rPr>
          <w:spacing w:val="59"/>
          <w:sz w:val="24"/>
          <w:szCs w:val="24"/>
        </w:rPr>
        <w:t xml:space="preserve"> </w:t>
      </w:r>
      <w:r w:rsidRPr="00226A4E">
        <w:rPr>
          <w:sz w:val="24"/>
          <w:szCs w:val="24"/>
        </w:rPr>
        <w:t>(206) 553-</w:t>
      </w:r>
      <w:ins w:id="112" w:author="Benjamin Meyer" w:date="2023-04-18T10:26:00Z">
        <w:r w:rsidR="00042BE4" w:rsidRPr="00226A4E">
          <w:rPr>
            <w:sz w:val="24"/>
            <w:szCs w:val="24"/>
          </w:rPr>
          <w:t>7263</w:t>
        </w:r>
      </w:ins>
      <w:del w:id="113" w:author="Benjamin Meyer" w:date="2023-04-18T10:26:00Z">
        <w:r w:rsidRPr="00226A4E">
          <w:rPr>
            <w:sz w:val="24"/>
            <w:szCs w:val="24"/>
          </w:rPr>
          <w:delText>1893</w:delText>
        </w:r>
      </w:del>
    </w:p>
    <w:p w14:paraId="48CCECDA" w14:textId="0303D717" w:rsidR="00042BE4" w:rsidRPr="00226A4E" w:rsidRDefault="008E4680" w:rsidP="00500CEC">
      <w:pPr>
        <w:spacing w:before="89"/>
        <w:rPr>
          <w:ins w:id="114" w:author="Benjamin Meyer" w:date="2023-04-18T10:26:00Z"/>
          <w:b/>
          <w:w w:val="95"/>
          <w:sz w:val="24"/>
          <w:szCs w:val="24"/>
        </w:rPr>
      </w:pPr>
      <w:bookmarkStart w:id="115" w:name="QAPP-Kenai_River_Watershed_ZnCu_2020_042"/>
      <w:bookmarkEnd w:id="115"/>
      <w:r w:rsidRPr="00226A4E">
        <w:rPr>
          <w:sz w:val="24"/>
          <w:szCs w:val="24"/>
        </w:rPr>
        <w:t xml:space="preserve">Signature: </w:t>
      </w:r>
      <w:r w:rsidRPr="00226A4E">
        <w:rPr>
          <w:spacing w:val="21"/>
          <w:sz w:val="24"/>
          <w:szCs w:val="24"/>
        </w:rPr>
        <w:t xml:space="preserve"> </w:t>
      </w:r>
      <w:r w:rsidRPr="00226A4E">
        <w:rPr>
          <w:sz w:val="24"/>
          <w:szCs w:val="24"/>
          <w:u w:val="single"/>
        </w:rPr>
        <w:t xml:space="preserve"> </w:t>
      </w:r>
      <w:ins w:id="116" w:author="Benjamin Meyer" w:date="2023-04-18T10:26:00Z">
        <w:r w:rsidR="00042BE4" w:rsidRPr="00226A4E">
          <w:rPr>
            <w:b/>
            <w:w w:val="95"/>
            <w:sz w:val="24"/>
            <w:szCs w:val="24"/>
          </w:rPr>
          <w:t xml:space="preserve">                                                                Date: </w:t>
        </w:r>
      </w:ins>
    </w:p>
    <w:p w14:paraId="78A74F1E" w14:textId="77777777" w:rsidR="00042BE4" w:rsidRPr="00226A4E" w:rsidRDefault="00042BE4" w:rsidP="00042BE4">
      <w:pPr>
        <w:spacing w:before="89"/>
        <w:ind w:left="124"/>
        <w:rPr>
          <w:ins w:id="117" w:author="Benjamin Meyer" w:date="2023-04-18T10:26:00Z"/>
          <w:w w:val="95"/>
          <w:sz w:val="24"/>
          <w:szCs w:val="24"/>
        </w:rPr>
      </w:pPr>
    </w:p>
    <w:p w14:paraId="45932FA1" w14:textId="77777777" w:rsidR="00042BE4" w:rsidRPr="00226A4E" w:rsidRDefault="00042BE4" w:rsidP="00042BE4">
      <w:pPr>
        <w:rPr>
          <w:ins w:id="118" w:author="Benjamin Meyer" w:date="2023-04-18T10:26:00Z"/>
          <w:sz w:val="24"/>
          <w:szCs w:val="24"/>
        </w:rPr>
      </w:pPr>
    </w:p>
    <w:p w14:paraId="3A970589" w14:textId="77777777" w:rsidR="00042BE4" w:rsidRPr="00226A4E" w:rsidRDefault="00042BE4" w:rsidP="00042BE4">
      <w:pPr>
        <w:rPr>
          <w:ins w:id="119" w:author="Benjamin Meyer" w:date="2023-04-18T10:26:00Z"/>
          <w:sz w:val="24"/>
          <w:szCs w:val="24"/>
        </w:rPr>
      </w:pPr>
    </w:p>
    <w:p w14:paraId="4EBC2EA3" w14:textId="77777777" w:rsidR="00042BE4" w:rsidRPr="00226A4E" w:rsidRDefault="00042BE4" w:rsidP="00042BE4">
      <w:pPr>
        <w:rPr>
          <w:ins w:id="120" w:author="Benjamin Meyer" w:date="2023-04-18T10:26:00Z"/>
          <w:sz w:val="24"/>
          <w:szCs w:val="24"/>
        </w:rPr>
      </w:pPr>
    </w:p>
    <w:p w14:paraId="24560333" w14:textId="77777777" w:rsidR="00042BE4" w:rsidRPr="00226A4E" w:rsidRDefault="00042BE4" w:rsidP="00042BE4">
      <w:pPr>
        <w:rPr>
          <w:ins w:id="121" w:author="Benjamin Meyer" w:date="2023-04-18T10:26:00Z"/>
          <w:sz w:val="24"/>
          <w:szCs w:val="24"/>
        </w:rPr>
      </w:pPr>
    </w:p>
    <w:p w14:paraId="12C58928" w14:textId="77777777" w:rsidR="00042BE4" w:rsidRPr="00226A4E" w:rsidRDefault="00042BE4" w:rsidP="00042BE4">
      <w:pPr>
        <w:rPr>
          <w:ins w:id="122" w:author="Benjamin Meyer" w:date="2023-04-18T10:26:00Z"/>
          <w:sz w:val="24"/>
          <w:szCs w:val="24"/>
        </w:rPr>
      </w:pPr>
    </w:p>
    <w:p w14:paraId="3F2B7DE7" w14:textId="77777777" w:rsidR="00042BE4" w:rsidRDefault="00042BE4" w:rsidP="00042BE4">
      <w:pPr>
        <w:rPr>
          <w:ins w:id="123" w:author="Benjamin Meyer" w:date="2023-04-18T10:26:00Z"/>
        </w:rPr>
      </w:pPr>
    </w:p>
    <w:p w14:paraId="0289CD81" w14:textId="77777777" w:rsidR="00042BE4" w:rsidRDefault="00042BE4" w:rsidP="00042BE4">
      <w:pPr>
        <w:rPr>
          <w:ins w:id="124" w:author="Benjamin Meyer" w:date="2023-04-18T10:26:00Z"/>
        </w:rPr>
      </w:pPr>
    </w:p>
    <w:p w14:paraId="7B9D8562" w14:textId="77777777" w:rsidR="00042BE4" w:rsidRDefault="00042BE4" w:rsidP="00042BE4">
      <w:pPr>
        <w:rPr>
          <w:ins w:id="125" w:author="Benjamin Meyer" w:date="2023-04-18T10:26:00Z"/>
        </w:rPr>
      </w:pPr>
    </w:p>
    <w:p w14:paraId="6512F14B" w14:textId="77777777" w:rsidR="00042BE4" w:rsidRDefault="00042BE4" w:rsidP="00042BE4">
      <w:pPr>
        <w:rPr>
          <w:ins w:id="126" w:author="Benjamin Meyer" w:date="2023-04-18T10:26:00Z"/>
        </w:rPr>
      </w:pPr>
    </w:p>
    <w:p w14:paraId="22BFC25C" w14:textId="77777777" w:rsidR="00042BE4" w:rsidRDefault="00042BE4" w:rsidP="00042BE4">
      <w:pPr>
        <w:rPr>
          <w:ins w:id="127" w:author="Benjamin Meyer" w:date="2023-04-18T10:26:00Z"/>
        </w:rPr>
      </w:pPr>
    </w:p>
    <w:p w14:paraId="318FFD6B" w14:textId="77777777" w:rsidR="00042BE4" w:rsidRDefault="00042BE4" w:rsidP="00042BE4">
      <w:pPr>
        <w:rPr>
          <w:ins w:id="128" w:author="Benjamin Meyer" w:date="2023-04-18T10:26:00Z"/>
        </w:rPr>
      </w:pPr>
    </w:p>
    <w:p w14:paraId="7BF9BBF9" w14:textId="77777777" w:rsidR="00042BE4" w:rsidRDefault="00042BE4" w:rsidP="00042BE4">
      <w:pPr>
        <w:rPr>
          <w:ins w:id="129" w:author="Benjamin Meyer" w:date="2023-04-18T10:26:00Z"/>
        </w:rPr>
      </w:pPr>
    </w:p>
    <w:p w14:paraId="36AD31F3" w14:textId="77777777" w:rsidR="00042BE4" w:rsidRDefault="00042BE4" w:rsidP="00042BE4">
      <w:pPr>
        <w:rPr>
          <w:ins w:id="130" w:author="Benjamin Meyer" w:date="2023-04-18T10:26:00Z"/>
        </w:rPr>
      </w:pPr>
    </w:p>
    <w:p w14:paraId="2D61FFBC" w14:textId="5813D639" w:rsidR="00042BE4" w:rsidRDefault="00042BE4" w:rsidP="00042BE4"/>
    <w:p w14:paraId="0C0E3309" w14:textId="77777777" w:rsidR="00816966" w:rsidRDefault="00816966" w:rsidP="00042BE4">
      <w:pPr>
        <w:rPr>
          <w:ins w:id="131" w:author="Benjamin Meyer" w:date="2023-04-18T10:26:00Z"/>
        </w:rPr>
      </w:pPr>
    </w:p>
    <w:p w14:paraId="239C9B93" w14:textId="77777777" w:rsidR="00042BE4" w:rsidRDefault="00042BE4" w:rsidP="00042BE4">
      <w:pPr>
        <w:rPr>
          <w:ins w:id="132" w:author="Benjamin Meyer" w:date="2023-04-18T10:26:00Z"/>
        </w:rPr>
      </w:pPr>
    </w:p>
    <w:p w14:paraId="5D085225" w14:textId="372B1F24" w:rsidR="00042BE4" w:rsidRDefault="00042BE4" w:rsidP="00042BE4">
      <w:pPr>
        <w:rPr>
          <w:ins w:id="133" w:author="Benjamin Meyer" w:date="2023-04-18T10:26:00Z"/>
        </w:rPr>
      </w:pPr>
    </w:p>
    <w:customXmlInsRangeStart w:id="134" w:author="Benjamin Meyer" w:date="2023-04-18T10:26:00Z"/>
    <w:bookmarkStart w:id="135" w:name="_Toc132706039" w:displacedByCustomXml="next"/>
    <w:sdt>
      <w:sdtPr>
        <w:rPr>
          <w:sz w:val="22"/>
          <w:szCs w:val="22"/>
          <w:u w:val="single"/>
        </w:rPr>
        <w:id w:val="910664123"/>
        <w:docPartObj>
          <w:docPartGallery w:val="Table of Contents"/>
          <w:docPartUnique/>
        </w:docPartObj>
      </w:sdtPr>
      <w:sdtEndPr>
        <w:rPr>
          <w:noProof/>
        </w:rPr>
      </w:sdtEndPr>
      <w:sdtContent>
        <w:customXmlInsRangeEnd w:id="134"/>
        <w:p w14:paraId="2E4FAD46" w14:textId="23442C96" w:rsidR="008E4680" w:rsidRPr="00F92DAC" w:rsidRDefault="008E4680" w:rsidP="00500CEC">
          <w:pPr>
            <w:pStyle w:val="Heading1"/>
            <w:ind w:left="0"/>
          </w:pPr>
          <w:r>
            <w:t>Contents</w:t>
          </w:r>
          <w:bookmarkEnd w:id="135"/>
        </w:p>
        <w:customXmlDelRangeStart w:id="136" w:author="Benjamin Meyer" w:date="2023-04-18T10:26:00Z"/>
        <w:sdt>
          <w:sdtPr>
            <w:id w:val="1596047573"/>
            <w:docPartObj>
              <w:docPartGallery w:val="Table of Contents"/>
              <w:docPartUnique/>
            </w:docPartObj>
          </w:sdtPr>
          <w:sdtEndPr>
            <w:rPr>
              <w:b/>
              <w:bCs/>
              <w:noProof/>
              <w:sz w:val="22"/>
              <w:szCs w:val="22"/>
            </w:rPr>
          </w:sdtEndPr>
          <w:sdtContent>
            <w:customXmlDelRangeEnd w:id="136"/>
            <w:p w14:paraId="35D26962" w14:textId="0E047D31" w:rsidR="00ED71D8" w:rsidRPr="00500CEC" w:rsidRDefault="008E4680" w:rsidP="00226A4E">
              <w:pPr>
                <w:pStyle w:val="TOC1"/>
                <w:tabs>
                  <w:tab w:val="right" w:leader="dot" w:pos="11190"/>
                </w:tabs>
                <w:spacing w:before="0"/>
                <w:ind w:left="0"/>
                <w:rPr>
                  <w:rFonts w:asciiTheme="minorHAnsi" w:eastAsiaTheme="minorEastAsia" w:hAnsiTheme="minorHAnsi" w:cstheme="minorBidi"/>
                  <w:noProof/>
                </w:rPr>
              </w:pPr>
              <w:r w:rsidRPr="00500CEC">
                <w:fldChar w:fldCharType="begin"/>
              </w:r>
              <w:r w:rsidRPr="00500CEC">
                <w:instrText xml:space="preserve"> TOC \o "1-3" \h \z \u </w:instrText>
              </w:r>
              <w:r w:rsidRPr="00500CEC">
                <w:fldChar w:fldCharType="separate"/>
              </w:r>
              <w:hyperlink w:anchor="_Toc132706038" w:history="1">
                <w:r w:rsidR="00ED71D8" w:rsidRPr="00500CEC">
                  <w:rPr>
                    <w:rStyle w:val="Hyperlink"/>
                    <w:noProof/>
                    <w:u w:val="none"/>
                  </w:rPr>
                  <w:t>Al. Title and Approval Page</w:t>
                </w:r>
                <w:r w:rsidR="00ED71D8" w:rsidRPr="00500CEC">
                  <w:rPr>
                    <w:noProof/>
                    <w:webHidden/>
                  </w:rPr>
                  <w:tab/>
                </w:r>
                <w:r w:rsidR="00ED71D8" w:rsidRPr="00500CEC">
                  <w:rPr>
                    <w:noProof/>
                    <w:webHidden/>
                  </w:rPr>
                  <w:fldChar w:fldCharType="begin"/>
                </w:r>
                <w:r w:rsidR="00ED71D8" w:rsidRPr="00500CEC">
                  <w:rPr>
                    <w:noProof/>
                    <w:webHidden/>
                  </w:rPr>
                  <w:instrText xml:space="preserve"> PAGEREF _Toc132706038 \h </w:instrText>
                </w:r>
                <w:r w:rsidR="00ED71D8" w:rsidRPr="00500CEC">
                  <w:rPr>
                    <w:noProof/>
                    <w:webHidden/>
                  </w:rPr>
                </w:r>
                <w:r w:rsidR="00ED71D8" w:rsidRPr="00500CEC">
                  <w:rPr>
                    <w:noProof/>
                    <w:webHidden/>
                  </w:rPr>
                  <w:fldChar w:fldCharType="separate"/>
                </w:r>
                <w:r w:rsidR="002A2AB2">
                  <w:rPr>
                    <w:noProof/>
                    <w:webHidden/>
                  </w:rPr>
                  <w:t>2</w:t>
                </w:r>
                <w:r w:rsidR="00ED71D8" w:rsidRPr="00500CEC">
                  <w:rPr>
                    <w:noProof/>
                    <w:webHidden/>
                  </w:rPr>
                  <w:fldChar w:fldCharType="end"/>
                </w:r>
              </w:hyperlink>
            </w:p>
            <w:p w14:paraId="642193D7" w14:textId="0193E52A" w:rsidR="00ED71D8" w:rsidRPr="00500CEC" w:rsidRDefault="00ED71D8" w:rsidP="00226A4E">
              <w:pPr>
                <w:pStyle w:val="TOC1"/>
                <w:tabs>
                  <w:tab w:val="right" w:leader="dot" w:pos="11190"/>
                </w:tabs>
                <w:spacing w:before="0"/>
                <w:ind w:left="0"/>
                <w:rPr>
                  <w:rFonts w:asciiTheme="minorHAnsi" w:eastAsiaTheme="minorEastAsia" w:hAnsiTheme="minorHAnsi" w:cstheme="minorBidi"/>
                  <w:noProof/>
                </w:rPr>
              </w:pPr>
              <w:hyperlink w:anchor="_Toc132706039" w:history="1">
                <w:r w:rsidRPr="00500CEC">
                  <w:rPr>
                    <w:rStyle w:val="Hyperlink"/>
                    <w:noProof/>
                    <w:u w:val="none"/>
                  </w:rPr>
                  <w:t>Contents</w:t>
                </w:r>
                <w:r w:rsidRPr="00500CEC">
                  <w:rPr>
                    <w:noProof/>
                    <w:webHidden/>
                  </w:rPr>
                  <w:tab/>
                </w:r>
                <w:r w:rsidRPr="00500CEC">
                  <w:rPr>
                    <w:noProof/>
                    <w:webHidden/>
                  </w:rPr>
                  <w:fldChar w:fldCharType="begin"/>
                </w:r>
                <w:r w:rsidRPr="00500CEC">
                  <w:rPr>
                    <w:noProof/>
                    <w:webHidden/>
                  </w:rPr>
                  <w:instrText xml:space="preserve"> PAGEREF _Toc132706039 \h </w:instrText>
                </w:r>
                <w:r w:rsidRPr="00500CEC">
                  <w:rPr>
                    <w:noProof/>
                    <w:webHidden/>
                  </w:rPr>
                </w:r>
                <w:r w:rsidRPr="00500CEC">
                  <w:rPr>
                    <w:noProof/>
                    <w:webHidden/>
                  </w:rPr>
                  <w:fldChar w:fldCharType="separate"/>
                </w:r>
                <w:r w:rsidR="002A2AB2">
                  <w:rPr>
                    <w:noProof/>
                    <w:webHidden/>
                  </w:rPr>
                  <w:t>3</w:t>
                </w:r>
                <w:r w:rsidRPr="00500CEC">
                  <w:rPr>
                    <w:noProof/>
                    <w:webHidden/>
                  </w:rPr>
                  <w:fldChar w:fldCharType="end"/>
                </w:r>
              </w:hyperlink>
            </w:p>
            <w:p w14:paraId="773184A1" w14:textId="0BA828D3" w:rsidR="00ED71D8" w:rsidRPr="00500CEC" w:rsidRDefault="00ED71D8" w:rsidP="00226A4E">
              <w:pPr>
                <w:pStyle w:val="TOC2"/>
                <w:rPr>
                  <w:rFonts w:asciiTheme="minorHAnsi" w:eastAsiaTheme="minorEastAsia" w:hAnsiTheme="minorHAnsi" w:cstheme="minorBidi"/>
                  <w:noProof/>
                </w:rPr>
              </w:pPr>
              <w:hyperlink w:anchor="_Toc132706040" w:history="1">
                <w:r w:rsidRPr="00500CEC">
                  <w:rPr>
                    <w:rStyle w:val="Hyperlink"/>
                    <w:noProof/>
                    <w:sz w:val="24"/>
                    <w:szCs w:val="24"/>
                    <w:u w:val="none"/>
                  </w:rPr>
                  <w:t>A2. Acknowledgements</w:t>
                </w:r>
                <w:r w:rsidRPr="00500CEC">
                  <w:rPr>
                    <w:noProof/>
                    <w:webHidden/>
                  </w:rPr>
                  <w:tab/>
                </w:r>
                <w:r w:rsidRPr="00500CEC">
                  <w:rPr>
                    <w:noProof/>
                    <w:webHidden/>
                  </w:rPr>
                  <w:fldChar w:fldCharType="begin"/>
                </w:r>
                <w:r w:rsidRPr="00500CEC">
                  <w:rPr>
                    <w:noProof/>
                    <w:webHidden/>
                  </w:rPr>
                  <w:instrText xml:space="preserve"> PAGEREF _Toc132706040 \h </w:instrText>
                </w:r>
                <w:r w:rsidRPr="00500CEC">
                  <w:rPr>
                    <w:noProof/>
                    <w:webHidden/>
                  </w:rPr>
                </w:r>
                <w:r w:rsidRPr="00500CEC">
                  <w:rPr>
                    <w:noProof/>
                    <w:webHidden/>
                  </w:rPr>
                  <w:fldChar w:fldCharType="separate"/>
                </w:r>
                <w:r w:rsidR="002A2AB2">
                  <w:rPr>
                    <w:noProof/>
                    <w:webHidden/>
                  </w:rPr>
                  <w:t>6</w:t>
                </w:r>
                <w:r w:rsidRPr="00500CEC">
                  <w:rPr>
                    <w:noProof/>
                    <w:webHidden/>
                  </w:rPr>
                  <w:fldChar w:fldCharType="end"/>
                </w:r>
              </w:hyperlink>
            </w:p>
            <w:p w14:paraId="41BA1969" w14:textId="35E50332" w:rsidR="00ED71D8" w:rsidRPr="00500CEC" w:rsidRDefault="00ED71D8" w:rsidP="00226A4E">
              <w:pPr>
                <w:pStyle w:val="TOC1"/>
                <w:tabs>
                  <w:tab w:val="right" w:leader="dot" w:pos="11190"/>
                </w:tabs>
                <w:spacing w:before="0"/>
                <w:ind w:left="0"/>
                <w:rPr>
                  <w:rFonts w:asciiTheme="minorHAnsi" w:eastAsiaTheme="minorEastAsia" w:hAnsiTheme="minorHAnsi" w:cstheme="minorBidi"/>
                  <w:noProof/>
                </w:rPr>
              </w:pPr>
              <w:hyperlink w:anchor="_Toc132706041" w:history="1">
                <w:r w:rsidRPr="00500CEC">
                  <w:rPr>
                    <w:rStyle w:val="Hyperlink"/>
                    <w:noProof/>
                    <w:u w:val="none"/>
                  </w:rPr>
                  <w:t>A3. Distribution List</w:t>
                </w:r>
                <w:r w:rsidRPr="00500CEC">
                  <w:rPr>
                    <w:noProof/>
                    <w:webHidden/>
                  </w:rPr>
                  <w:tab/>
                </w:r>
                <w:r w:rsidRPr="00500CEC">
                  <w:rPr>
                    <w:noProof/>
                    <w:webHidden/>
                  </w:rPr>
                  <w:fldChar w:fldCharType="begin"/>
                </w:r>
                <w:r w:rsidRPr="00500CEC">
                  <w:rPr>
                    <w:noProof/>
                    <w:webHidden/>
                  </w:rPr>
                  <w:instrText xml:space="preserve"> PAGEREF _Toc132706041 \h </w:instrText>
                </w:r>
                <w:r w:rsidRPr="00500CEC">
                  <w:rPr>
                    <w:noProof/>
                    <w:webHidden/>
                  </w:rPr>
                </w:r>
                <w:r w:rsidRPr="00500CEC">
                  <w:rPr>
                    <w:noProof/>
                    <w:webHidden/>
                  </w:rPr>
                  <w:fldChar w:fldCharType="separate"/>
                </w:r>
                <w:r w:rsidR="002A2AB2">
                  <w:rPr>
                    <w:noProof/>
                    <w:webHidden/>
                  </w:rPr>
                  <w:t>7</w:t>
                </w:r>
                <w:r w:rsidRPr="00500CEC">
                  <w:rPr>
                    <w:noProof/>
                    <w:webHidden/>
                  </w:rPr>
                  <w:fldChar w:fldCharType="end"/>
                </w:r>
              </w:hyperlink>
            </w:p>
            <w:p w14:paraId="1B6DB3FA" w14:textId="16BB3438" w:rsidR="00ED71D8" w:rsidRPr="00500CEC" w:rsidRDefault="00ED71D8" w:rsidP="00226A4E">
              <w:pPr>
                <w:pStyle w:val="TOC1"/>
                <w:tabs>
                  <w:tab w:val="right" w:leader="dot" w:pos="11190"/>
                </w:tabs>
                <w:spacing w:before="0"/>
                <w:ind w:left="0"/>
                <w:rPr>
                  <w:rFonts w:asciiTheme="minorHAnsi" w:eastAsiaTheme="minorEastAsia" w:hAnsiTheme="minorHAnsi" w:cstheme="minorBidi"/>
                  <w:noProof/>
                </w:rPr>
              </w:pPr>
              <w:hyperlink w:anchor="_Toc132706042" w:history="1">
                <w:r w:rsidRPr="00500CEC">
                  <w:rPr>
                    <w:rStyle w:val="Hyperlink"/>
                    <w:noProof/>
                    <w:u w:val="none"/>
                  </w:rPr>
                  <w:t>A4</w:t>
                </w:r>
                <w:r w:rsidR="00226A4E">
                  <w:rPr>
                    <w:rStyle w:val="Hyperlink"/>
                    <w:noProof/>
                    <w:u w:val="none"/>
                  </w:rPr>
                  <w:t>. Project/Task Organization</w:t>
                </w:r>
                <w:r w:rsidRPr="00500CEC">
                  <w:rPr>
                    <w:rStyle w:val="Hyperlink"/>
                    <w:noProof/>
                    <w:u w:val="none"/>
                  </w:rPr>
                  <w:t>.</w:t>
                </w:r>
                <w:r w:rsidRPr="00500CEC">
                  <w:rPr>
                    <w:noProof/>
                    <w:webHidden/>
                  </w:rPr>
                  <w:tab/>
                </w:r>
                <w:r w:rsidRPr="00500CEC">
                  <w:rPr>
                    <w:noProof/>
                    <w:webHidden/>
                  </w:rPr>
                  <w:fldChar w:fldCharType="begin"/>
                </w:r>
                <w:r w:rsidRPr="00500CEC">
                  <w:rPr>
                    <w:noProof/>
                    <w:webHidden/>
                  </w:rPr>
                  <w:instrText xml:space="preserve"> PAGEREF _Toc132706042 \h </w:instrText>
                </w:r>
                <w:r w:rsidRPr="00500CEC">
                  <w:rPr>
                    <w:noProof/>
                    <w:webHidden/>
                  </w:rPr>
                </w:r>
                <w:r w:rsidRPr="00500CEC">
                  <w:rPr>
                    <w:noProof/>
                    <w:webHidden/>
                  </w:rPr>
                  <w:fldChar w:fldCharType="separate"/>
                </w:r>
                <w:r w:rsidR="002A2AB2">
                  <w:rPr>
                    <w:noProof/>
                    <w:webHidden/>
                  </w:rPr>
                  <w:t>8</w:t>
                </w:r>
                <w:r w:rsidRPr="00500CEC">
                  <w:rPr>
                    <w:noProof/>
                    <w:webHidden/>
                  </w:rPr>
                  <w:fldChar w:fldCharType="end"/>
                </w:r>
              </w:hyperlink>
            </w:p>
            <w:p w14:paraId="5A9E47B3" w14:textId="7128F038" w:rsidR="00ED71D8" w:rsidRPr="00500CEC" w:rsidRDefault="00ED71D8" w:rsidP="00226A4E">
              <w:pPr>
                <w:pStyle w:val="TOC2"/>
                <w:rPr>
                  <w:rFonts w:asciiTheme="minorHAnsi" w:eastAsiaTheme="minorEastAsia" w:hAnsiTheme="minorHAnsi" w:cstheme="minorBidi"/>
                  <w:noProof/>
                </w:rPr>
              </w:pPr>
              <w:hyperlink w:anchor="_Toc132706043" w:history="1">
                <w:r w:rsidRPr="00500CEC">
                  <w:rPr>
                    <w:rStyle w:val="Hyperlink"/>
                    <w:noProof/>
                    <w:sz w:val="24"/>
                    <w:szCs w:val="24"/>
                    <w:u w:val="none"/>
                  </w:rPr>
                  <w:t>A5. Problem Definition/Background and Project Objectives</w:t>
                </w:r>
                <w:r w:rsidRPr="00500CEC">
                  <w:rPr>
                    <w:noProof/>
                    <w:webHidden/>
                  </w:rPr>
                  <w:tab/>
                </w:r>
                <w:r w:rsidRPr="00500CEC">
                  <w:rPr>
                    <w:noProof/>
                    <w:webHidden/>
                  </w:rPr>
                  <w:fldChar w:fldCharType="begin"/>
                </w:r>
                <w:r w:rsidRPr="00500CEC">
                  <w:rPr>
                    <w:noProof/>
                    <w:webHidden/>
                  </w:rPr>
                  <w:instrText xml:space="preserve"> PAGEREF _Toc132706043 \h </w:instrText>
                </w:r>
                <w:r w:rsidRPr="00500CEC">
                  <w:rPr>
                    <w:noProof/>
                    <w:webHidden/>
                  </w:rPr>
                </w:r>
                <w:r w:rsidRPr="00500CEC">
                  <w:rPr>
                    <w:noProof/>
                    <w:webHidden/>
                  </w:rPr>
                  <w:fldChar w:fldCharType="separate"/>
                </w:r>
                <w:r w:rsidR="002A2AB2">
                  <w:rPr>
                    <w:noProof/>
                    <w:webHidden/>
                  </w:rPr>
                  <w:t>11</w:t>
                </w:r>
                <w:r w:rsidRPr="00500CEC">
                  <w:rPr>
                    <w:noProof/>
                    <w:webHidden/>
                  </w:rPr>
                  <w:fldChar w:fldCharType="end"/>
                </w:r>
              </w:hyperlink>
            </w:p>
            <w:p w14:paraId="05317B9E" w14:textId="41F0E693" w:rsidR="00ED71D8" w:rsidRPr="00500CEC" w:rsidRDefault="00ED71D8" w:rsidP="00226A4E">
              <w:pPr>
                <w:pStyle w:val="TOC2"/>
                <w:rPr>
                  <w:rFonts w:asciiTheme="minorHAnsi" w:eastAsiaTheme="minorEastAsia" w:hAnsiTheme="minorHAnsi" w:cstheme="minorBidi"/>
                  <w:noProof/>
                </w:rPr>
              </w:pPr>
              <w:hyperlink w:anchor="_Toc132706044" w:history="1">
                <w:r w:rsidRPr="00500CEC">
                  <w:rPr>
                    <w:rStyle w:val="Hyperlink"/>
                    <w:noProof/>
                    <w:sz w:val="24"/>
                    <w:szCs w:val="24"/>
                    <w:u w:val="none"/>
                  </w:rPr>
                  <w:t>A6. Project / Task Description</w:t>
                </w:r>
                <w:r w:rsidRPr="00500CEC">
                  <w:rPr>
                    <w:noProof/>
                    <w:webHidden/>
                  </w:rPr>
                  <w:tab/>
                </w:r>
                <w:r w:rsidRPr="00500CEC">
                  <w:rPr>
                    <w:noProof/>
                    <w:webHidden/>
                  </w:rPr>
                  <w:fldChar w:fldCharType="begin"/>
                </w:r>
                <w:r w:rsidRPr="00500CEC">
                  <w:rPr>
                    <w:noProof/>
                    <w:webHidden/>
                  </w:rPr>
                  <w:instrText xml:space="preserve"> PAGEREF _Toc132706044 \h </w:instrText>
                </w:r>
                <w:r w:rsidRPr="00500CEC">
                  <w:rPr>
                    <w:noProof/>
                    <w:webHidden/>
                  </w:rPr>
                </w:r>
                <w:r w:rsidRPr="00500CEC">
                  <w:rPr>
                    <w:noProof/>
                    <w:webHidden/>
                  </w:rPr>
                  <w:fldChar w:fldCharType="separate"/>
                </w:r>
                <w:r w:rsidR="002A2AB2">
                  <w:rPr>
                    <w:noProof/>
                    <w:webHidden/>
                  </w:rPr>
                  <w:t>11</w:t>
                </w:r>
                <w:r w:rsidRPr="00500CEC">
                  <w:rPr>
                    <w:noProof/>
                    <w:webHidden/>
                  </w:rPr>
                  <w:fldChar w:fldCharType="end"/>
                </w:r>
              </w:hyperlink>
            </w:p>
            <w:p w14:paraId="4B1B8D64" w14:textId="5C79A1F2" w:rsidR="00ED71D8" w:rsidRPr="00500CEC" w:rsidRDefault="00ED71D8" w:rsidP="00226A4E">
              <w:pPr>
                <w:pStyle w:val="TOC2"/>
                <w:rPr>
                  <w:rFonts w:asciiTheme="minorHAnsi" w:eastAsiaTheme="minorEastAsia" w:hAnsiTheme="minorHAnsi" w:cstheme="minorBidi"/>
                  <w:noProof/>
                </w:rPr>
              </w:pPr>
              <w:hyperlink w:anchor="_Toc132706048" w:history="1">
                <w:r w:rsidRPr="00500CEC">
                  <w:rPr>
                    <w:rStyle w:val="Hyperlink"/>
                    <w:noProof/>
                    <w:sz w:val="24"/>
                    <w:szCs w:val="24"/>
                    <w:u w:val="none"/>
                  </w:rPr>
                  <w:t>A7.</w:t>
                </w:r>
                <w:r w:rsidR="00500CEC" w:rsidRPr="00500CEC">
                  <w:rPr>
                    <w:rFonts w:asciiTheme="minorHAnsi" w:eastAsiaTheme="minorEastAsia" w:hAnsiTheme="minorHAnsi" w:cstheme="minorBidi"/>
                    <w:noProof/>
                  </w:rPr>
                  <w:t xml:space="preserve"> </w:t>
                </w:r>
                <w:r w:rsidRPr="00500CEC">
                  <w:rPr>
                    <w:rStyle w:val="Hyperlink"/>
                    <w:noProof/>
                    <w:sz w:val="24"/>
                    <w:szCs w:val="24"/>
                    <w:u w:val="none"/>
                  </w:rPr>
                  <w:t>Quality Objectives and Criteria for Measurement of</w:t>
                </w:r>
                <w:r w:rsidRPr="00500CEC">
                  <w:rPr>
                    <w:rStyle w:val="Hyperlink"/>
                    <w:noProof/>
                    <w:spacing w:val="-8"/>
                    <w:sz w:val="24"/>
                    <w:szCs w:val="24"/>
                    <w:u w:val="none"/>
                  </w:rPr>
                  <w:t xml:space="preserve"> </w:t>
                </w:r>
                <w:r w:rsidRPr="00500CEC">
                  <w:rPr>
                    <w:rStyle w:val="Hyperlink"/>
                    <w:noProof/>
                    <w:sz w:val="24"/>
                    <w:szCs w:val="24"/>
                    <w:u w:val="none"/>
                  </w:rPr>
                  <w:t>Data</w:t>
                </w:r>
                <w:r w:rsidRPr="00500CEC">
                  <w:rPr>
                    <w:noProof/>
                    <w:webHidden/>
                  </w:rPr>
                  <w:tab/>
                </w:r>
                <w:r w:rsidRPr="00500CEC">
                  <w:rPr>
                    <w:noProof/>
                    <w:webHidden/>
                  </w:rPr>
                  <w:fldChar w:fldCharType="begin"/>
                </w:r>
                <w:r w:rsidRPr="00500CEC">
                  <w:rPr>
                    <w:noProof/>
                    <w:webHidden/>
                  </w:rPr>
                  <w:instrText xml:space="preserve"> PAGEREF _Toc132706048 \h </w:instrText>
                </w:r>
                <w:r w:rsidRPr="00500CEC">
                  <w:rPr>
                    <w:noProof/>
                    <w:webHidden/>
                  </w:rPr>
                </w:r>
                <w:r w:rsidRPr="00500CEC">
                  <w:rPr>
                    <w:noProof/>
                    <w:webHidden/>
                  </w:rPr>
                  <w:fldChar w:fldCharType="separate"/>
                </w:r>
                <w:r w:rsidR="002A2AB2">
                  <w:rPr>
                    <w:noProof/>
                    <w:webHidden/>
                  </w:rPr>
                  <w:t>14</w:t>
                </w:r>
                <w:r w:rsidRPr="00500CEC">
                  <w:rPr>
                    <w:noProof/>
                    <w:webHidden/>
                  </w:rPr>
                  <w:fldChar w:fldCharType="end"/>
                </w:r>
              </w:hyperlink>
            </w:p>
            <w:p w14:paraId="32B8D3B7" w14:textId="4FEA6A69" w:rsidR="00226A4E" w:rsidRDefault="00ED71D8" w:rsidP="00226A4E">
              <w:pPr>
                <w:pStyle w:val="TOC1"/>
                <w:tabs>
                  <w:tab w:val="left" w:pos="880"/>
                  <w:tab w:val="right" w:leader="dot" w:pos="11190"/>
                </w:tabs>
                <w:spacing w:before="0"/>
                <w:ind w:left="0"/>
                <w:rPr>
                  <w:rStyle w:val="Hyperlink"/>
                  <w:noProof/>
                  <w:u w:val="none"/>
                </w:rPr>
              </w:pPr>
              <w:hyperlink w:anchor="_Toc132706049" w:history="1">
                <w:r w:rsidRPr="00500CEC">
                  <w:rPr>
                    <w:rStyle w:val="Hyperlink"/>
                    <w:noProof/>
                    <w:u w:val="none"/>
                  </w:rPr>
                  <w:t>A8.Training</w:t>
                </w:r>
                <w:r w:rsidRPr="00500CEC">
                  <w:rPr>
                    <w:rStyle w:val="Hyperlink"/>
                    <w:noProof/>
                    <w:spacing w:val="-1"/>
                    <w:u w:val="none"/>
                  </w:rPr>
                  <w:t xml:space="preserve"> </w:t>
                </w:r>
                <w:r w:rsidRPr="00500CEC">
                  <w:rPr>
                    <w:rStyle w:val="Hyperlink"/>
                    <w:noProof/>
                    <w:u w:val="none"/>
                  </w:rPr>
                  <w:t>Requirements</w:t>
                </w:r>
                <w:r w:rsidRPr="00500CEC">
                  <w:rPr>
                    <w:noProof/>
                    <w:webHidden/>
                  </w:rPr>
                  <w:tab/>
                </w:r>
                <w:r w:rsidRPr="00500CEC">
                  <w:rPr>
                    <w:noProof/>
                    <w:webHidden/>
                  </w:rPr>
                  <w:fldChar w:fldCharType="begin"/>
                </w:r>
                <w:r w:rsidRPr="00500CEC">
                  <w:rPr>
                    <w:noProof/>
                    <w:webHidden/>
                  </w:rPr>
                  <w:instrText xml:space="preserve"> PAGEREF _Toc132706049 \h </w:instrText>
                </w:r>
                <w:r w:rsidRPr="00500CEC">
                  <w:rPr>
                    <w:noProof/>
                    <w:webHidden/>
                  </w:rPr>
                </w:r>
                <w:r w:rsidRPr="00500CEC">
                  <w:rPr>
                    <w:noProof/>
                    <w:webHidden/>
                  </w:rPr>
                  <w:fldChar w:fldCharType="separate"/>
                </w:r>
                <w:r w:rsidR="002A2AB2">
                  <w:rPr>
                    <w:noProof/>
                    <w:webHidden/>
                  </w:rPr>
                  <w:t>24</w:t>
                </w:r>
                <w:r w:rsidRPr="00500CEC">
                  <w:rPr>
                    <w:noProof/>
                    <w:webHidden/>
                  </w:rPr>
                  <w:fldChar w:fldCharType="end"/>
                </w:r>
              </w:hyperlink>
            </w:p>
            <w:p w14:paraId="17728486" w14:textId="17AE93F9" w:rsidR="00ED71D8" w:rsidRPr="00226A4E" w:rsidRDefault="00ED71D8" w:rsidP="00226A4E">
              <w:pPr>
                <w:pStyle w:val="TOC1"/>
                <w:tabs>
                  <w:tab w:val="left" w:pos="880"/>
                  <w:tab w:val="right" w:leader="dot" w:pos="11190"/>
                </w:tabs>
                <w:spacing w:before="0"/>
                <w:ind w:left="0"/>
                <w:rPr>
                  <w:noProof/>
                  <w:color w:val="0563C1" w:themeColor="hyperlink"/>
                </w:rPr>
              </w:pPr>
              <w:hyperlink w:anchor="_Toc132706050" w:history="1">
                <w:r w:rsidRPr="00500CEC">
                  <w:rPr>
                    <w:rStyle w:val="Hyperlink"/>
                    <w:noProof/>
                    <w:u w:val="none"/>
                  </w:rPr>
                  <w:t>A9. Documentation and</w:t>
                </w:r>
                <w:r w:rsidRPr="00500CEC">
                  <w:rPr>
                    <w:rStyle w:val="Hyperlink"/>
                    <w:noProof/>
                    <w:spacing w:val="-2"/>
                    <w:u w:val="none"/>
                  </w:rPr>
                  <w:t xml:space="preserve"> </w:t>
                </w:r>
                <w:r w:rsidRPr="00500CEC">
                  <w:rPr>
                    <w:rStyle w:val="Hyperlink"/>
                    <w:noProof/>
                    <w:u w:val="none"/>
                  </w:rPr>
                  <w:t>Records</w:t>
                </w:r>
                <w:r w:rsidRPr="00500CEC">
                  <w:rPr>
                    <w:noProof/>
                    <w:webHidden/>
                  </w:rPr>
                  <w:tab/>
                </w:r>
                <w:r w:rsidRPr="00500CEC">
                  <w:rPr>
                    <w:noProof/>
                    <w:webHidden/>
                  </w:rPr>
                  <w:fldChar w:fldCharType="begin"/>
                </w:r>
                <w:r w:rsidRPr="00500CEC">
                  <w:rPr>
                    <w:noProof/>
                    <w:webHidden/>
                  </w:rPr>
                  <w:instrText xml:space="preserve"> PAGEREF _Toc132706050 \h </w:instrText>
                </w:r>
                <w:r w:rsidRPr="00500CEC">
                  <w:rPr>
                    <w:noProof/>
                    <w:webHidden/>
                  </w:rPr>
                </w:r>
                <w:r w:rsidRPr="00500CEC">
                  <w:rPr>
                    <w:noProof/>
                    <w:webHidden/>
                  </w:rPr>
                  <w:fldChar w:fldCharType="separate"/>
                </w:r>
                <w:r w:rsidR="002A2AB2">
                  <w:rPr>
                    <w:noProof/>
                    <w:webHidden/>
                  </w:rPr>
                  <w:t>24</w:t>
                </w:r>
                <w:r w:rsidRPr="00500CEC">
                  <w:rPr>
                    <w:noProof/>
                    <w:webHidden/>
                  </w:rPr>
                  <w:fldChar w:fldCharType="end"/>
                </w:r>
              </w:hyperlink>
            </w:p>
            <w:p w14:paraId="1F52B4AA" w14:textId="11015D84" w:rsidR="00ED71D8" w:rsidRPr="00500CEC" w:rsidRDefault="00ED71D8" w:rsidP="00226A4E">
              <w:pPr>
                <w:pStyle w:val="TOC2"/>
                <w:rPr>
                  <w:rFonts w:asciiTheme="minorHAnsi" w:eastAsiaTheme="minorEastAsia" w:hAnsiTheme="minorHAnsi" w:cstheme="minorBidi"/>
                  <w:noProof/>
                </w:rPr>
              </w:pPr>
              <w:hyperlink w:anchor="_Toc132706051" w:history="1">
                <w:r w:rsidRPr="00500CEC">
                  <w:rPr>
                    <w:rStyle w:val="Hyperlink"/>
                    <w:noProof/>
                    <w:sz w:val="24"/>
                    <w:szCs w:val="24"/>
                    <w:u w:val="none"/>
                  </w:rPr>
                  <w:t>B1. Sampling Process</w:t>
                </w:r>
                <w:r w:rsidRPr="00500CEC">
                  <w:rPr>
                    <w:rStyle w:val="Hyperlink"/>
                    <w:noProof/>
                    <w:spacing w:val="-2"/>
                    <w:sz w:val="24"/>
                    <w:szCs w:val="24"/>
                    <w:u w:val="none"/>
                  </w:rPr>
                  <w:t xml:space="preserve"> </w:t>
                </w:r>
                <w:r w:rsidRPr="00500CEC">
                  <w:rPr>
                    <w:rStyle w:val="Hyperlink"/>
                    <w:noProof/>
                    <w:sz w:val="24"/>
                    <w:szCs w:val="24"/>
                    <w:u w:val="none"/>
                  </w:rPr>
                  <w:t>Design</w:t>
                </w:r>
                <w:r w:rsidRPr="00500CEC">
                  <w:rPr>
                    <w:noProof/>
                    <w:webHidden/>
                  </w:rPr>
                  <w:tab/>
                </w:r>
                <w:r w:rsidRPr="00500CEC">
                  <w:rPr>
                    <w:noProof/>
                    <w:webHidden/>
                  </w:rPr>
                  <w:fldChar w:fldCharType="begin"/>
                </w:r>
                <w:r w:rsidRPr="00500CEC">
                  <w:rPr>
                    <w:noProof/>
                    <w:webHidden/>
                  </w:rPr>
                  <w:instrText xml:space="preserve"> PAGEREF _Toc132706051 \h </w:instrText>
                </w:r>
                <w:r w:rsidRPr="00500CEC">
                  <w:rPr>
                    <w:noProof/>
                    <w:webHidden/>
                  </w:rPr>
                </w:r>
                <w:r w:rsidRPr="00500CEC">
                  <w:rPr>
                    <w:noProof/>
                    <w:webHidden/>
                  </w:rPr>
                  <w:fldChar w:fldCharType="separate"/>
                </w:r>
                <w:r w:rsidR="002A2AB2">
                  <w:rPr>
                    <w:noProof/>
                    <w:webHidden/>
                  </w:rPr>
                  <w:t>25</w:t>
                </w:r>
                <w:r w:rsidRPr="00500CEC">
                  <w:rPr>
                    <w:noProof/>
                    <w:webHidden/>
                  </w:rPr>
                  <w:fldChar w:fldCharType="end"/>
                </w:r>
              </w:hyperlink>
            </w:p>
            <w:p w14:paraId="190A7337" w14:textId="07FAF539" w:rsidR="00ED71D8" w:rsidRPr="00500CEC" w:rsidRDefault="00ED71D8" w:rsidP="00226A4E">
              <w:pPr>
                <w:pStyle w:val="TOC2"/>
                <w:rPr>
                  <w:rFonts w:asciiTheme="minorHAnsi" w:eastAsiaTheme="minorEastAsia" w:hAnsiTheme="minorHAnsi" w:cstheme="minorBidi"/>
                  <w:noProof/>
                </w:rPr>
              </w:pPr>
              <w:hyperlink w:anchor="_Toc132706053" w:history="1">
                <w:r w:rsidRPr="00500CEC">
                  <w:rPr>
                    <w:rStyle w:val="Hyperlink"/>
                    <w:noProof/>
                    <w:sz w:val="24"/>
                    <w:szCs w:val="24"/>
                    <w:u w:val="none"/>
                  </w:rPr>
                  <w:t>B2. Sampling Methods</w:t>
                </w:r>
                <w:r w:rsidRPr="00500CEC">
                  <w:rPr>
                    <w:rStyle w:val="Hyperlink"/>
                    <w:noProof/>
                    <w:spacing w:val="-2"/>
                    <w:sz w:val="24"/>
                    <w:szCs w:val="24"/>
                    <w:u w:val="none"/>
                  </w:rPr>
                  <w:t xml:space="preserve"> </w:t>
                </w:r>
                <w:r w:rsidRPr="00500CEC">
                  <w:rPr>
                    <w:rStyle w:val="Hyperlink"/>
                    <w:noProof/>
                    <w:sz w:val="24"/>
                    <w:szCs w:val="24"/>
                    <w:u w:val="none"/>
                  </w:rPr>
                  <w:t>Requirements</w:t>
                </w:r>
                <w:r w:rsidRPr="00500CEC">
                  <w:rPr>
                    <w:noProof/>
                    <w:webHidden/>
                  </w:rPr>
                  <w:tab/>
                </w:r>
                <w:r w:rsidRPr="00500CEC">
                  <w:rPr>
                    <w:noProof/>
                    <w:webHidden/>
                  </w:rPr>
                  <w:fldChar w:fldCharType="begin"/>
                </w:r>
                <w:r w:rsidRPr="00500CEC">
                  <w:rPr>
                    <w:noProof/>
                    <w:webHidden/>
                  </w:rPr>
                  <w:instrText xml:space="preserve"> PAGEREF _Toc132706053 \h </w:instrText>
                </w:r>
                <w:r w:rsidRPr="00500CEC">
                  <w:rPr>
                    <w:noProof/>
                    <w:webHidden/>
                  </w:rPr>
                </w:r>
                <w:r w:rsidRPr="00500CEC">
                  <w:rPr>
                    <w:noProof/>
                    <w:webHidden/>
                  </w:rPr>
                  <w:fldChar w:fldCharType="separate"/>
                </w:r>
                <w:r w:rsidR="002A2AB2">
                  <w:rPr>
                    <w:noProof/>
                    <w:webHidden/>
                  </w:rPr>
                  <w:t>28</w:t>
                </w:r>
                <w:r w:rsidRPr="00500CEC">
                  <w:rPr>
                    <w:noProof/>
                    <w:webHidden/>
                  </w:rPr>
                  <w:fldChar w:fldCharType="end"/>
                </w:r>
              </w:hyperlink>
            </w:p>
            <w:p w14:paraId="40F2D41B" w14:textId="6D1354F4" w:rsidR="00ED71D8" w:rsidRPr="00500CEC" w:rsidRDefault="00ED71D8" w:rsidP="00226A4E">
              <w:pPr>
                <w:pStyle w:val="TOC2"/>
                <w:rPr>
                  <w:rFonts w:asciiTheme="minorHAnsi" w:eastAsiaTheme="minorEastAsia" w:hAnsiTheme="minorHAnsi" w:cstheme="minorBidi"/>
                  <w:noProof/>
                </w:rPr>
              </w:pPr>
              <w:hyperlink w:anchor="_Toc132706054" w:history="1">
                <w:r w:rsidRPr="00500CEC">
                  <w:rPr>
                    <w:rStyle w:val="Hyperlink"/>
                    <w:noProof/>
                    <w:sz w:val="24"/>
                    <w:szCs w:val="24"/>
                    <w:u w:val="none"/>
                  </w:rPr>
                  <w:t>B3. Sample Handling and Custody</w:t>
                </w:r>
                <w:r w:rsidRPr="00500CEC">
                  <w:rPr>
                    <w:rStyle w:val="Hyperlink"/>
                    <w:noProof/>
                    <w:spacing w:val="-4"/>
                    <w:sz w:val="24"/>
                    <w:szCs w:val="24"/>
                    <w:u w:val="none"/>
                  </w:rPr>
                  <w:t xml:space="preserve"> </w:t>
                </w:r>
                <w:r w:rsidRPr="00500CEC">
                  <w:rPr>
                    <w:rStyle w:val="Hyperlink"/>
                    <w:noProof/>
                    <w:sz w:val="24"/>
                    <w:szCs w:val="24"/>
                    <w:u w:val="none"/>
                  </w:rPr>
                  <w:t>Requirements</w:t>
                </w:r>
                <w:r w:rsidRPr="00500CEC">
                  <w:rPr>
                    <w:noProof/>
                    <w:webHidden/>
                  </w:rPr>
                  <w:tab/>
                </w:r>
                <w:r w:rsidRPr="00500CEC">
                  <w:rPr>
                    <w:noProof/>
                    <w:webHidden/>
                  </w:rPr>
                  <w:fldChar w:fldCharType="begin"/>
                </w:r>
                <w:r w:rsidRPr="00500CEC">
                  <w:rPr>
                    <w:noProof/>
                    <w:webHidden/>
                  </w:rPr>
                  <w:instrText xml:space="preserve"> PAGEREF _Toc132706054 \h </w:instrText>
                </w:r>
                <w:r w:rsidRPr="00500CEC">
                  <w:rPr>
                    <w:noProof/>
                    <w:webHidden/>
                  </w:rPr>
                </w:r>
                <w:r w:rsidRPr="00500CEC">
                  <w:rPr>
                    <w:noProof/>
                    <w:webHidden/>
                  </w:rPr>
                  <w:fldChar w:fldCharType="separate"/>
                </w:r>
                <w:r w:rsidR="002A2AB2">
                  <w:rPr>
                    <w:noProof/>
                    <w:webHidden/>
                  </w:rPr>
                  <w:t>29</w:t>
                </w:r>
                <w:r w:rsidRPr="00500CEC">
                  <w:rPr>
                    <w:noProof/>
                    <w:webHidden/>
                  </w:rPr>
                  <w:fldChar w:fldCharType="end"/>
                </w:r>
              </w:hyperlink>
            </w:p>
            <w:p w14:paraId="3EBFE274" w14:textId="6A7ACE56" w:rsidR="00ED71D8" w:rsidRPr="00500CEC" w:rsidRDefault="00ED71D8" w:rsidP="00226A4E">
              <w:pPr>
                <w:pStyle w:val="TOC2"/>
                <w:rPr>
                  <w:rFonts w:asciiTheme="minorHAnsi" w:eastAsiaTheme="minorEastAsia" w:hAnsiTheme="minorHAnsi" w:cstheme="minorBidi"/>
                  <w:noProof/>
                </w:rPr>
              </w:pPr>
              <w:hyperlink w:anchor="_Toc132706055" w:history="1">
                <w:r w:rsidRPr="00500CEC">
                  <w:rPr>
                    <w:rStyle w:val="Hyperlink"/>
                    <w:noProof/>
                    <w:sz w:val="24"/>
                    <w:szCs w:val="24"/>
                    <w:u w:val="none"/>
                  </w:rPr>
                  <w:t>B4. Analytical Methods</w:t>
                </w:r>
                <w:r w:rsidRPr="00500CEC">
                  <w:rPr>
                    <w:rStyle w:val="Hyperlink"/>
                    <w:noProof/>
                    <w:spacing w:val="-3"/>
                    <w:sz w:val="24"/>
                    <w:szCs w:val="24"/>
                    <w:u w:val="none"/>
                  </w:rPr>
                  <w:t xml:space="preserve"> </w:t>
                </w:r>
                <w:r w:rsidRPr="00500CEC">
                  <w:rPr>
                    <w:rStyle w:val="Hyperlink"/>
                    <w:noProof/>
                    <w:sz w:val="24"/>
                    <w:szCs w:val="24"/>
                    <w:u w:val="none"/>
                  </w:rPr>
                  <w:t>Requirements</w:t>
                </w:r>
                <w:r w:rsidRPr="00500CEC">
                  <w:rPr>
                    <w:noProof/>
                    <w:webHidden/>
                  </w:rPr>
                  <w:tab/>
                </w:r>
                <w:r w:rsidRPr="00500CEC">
                  <w:rPr>
                    <w:noProof/>
                    <w:webHidden/>
                  </w:rPr>
                  <w:fldChar w:fldCharType="begin"/>
                </w:r>
                <w:r w:rsidRPr="00500CEC">
                  <w:rPr>
                    <w:noProof/>
                    <w:webHidden/>
                  </w:rPr>
                  <w:instrText xml:space="preserve"> PAGEREF _Toc132706055 \h </w:instrText>
                </w:r>
                <w:r w:rsidRPr="00500CEC">
                  <w:rPr>
                    <w:noProof/>
                    <w:webHidden/>
                  </w:rPr>
                </w:r>
                <w:r w:rsidRPr="00500CEC">
                  <w:rPr>
                    <w:noProof/>
                    <w:webHidden/>
                  </w:rPr>
                  <w:fldChar w:fldCharType="separate"/>
                </w:r>
                <w:r w:rsidR="002A2AB2">
                  <w:rPr>
                    <w:noProof/>
                    <w:webHidden/>
                  </w:rPr>
                  <w:t>31</w:t>
                </w:r>
                <w:r w:rsidRPr="00500CEC">
                  <w:rPr>
                    <w:noProof/>
                    <w:webHidden/>
                  </w:rPr>
                  <w:fldChar w:fldCharType="end"/>
                </w:r>
              </w:hyperlink>
            </w:p>
            <w:p w14:paraId="0074D8B6" w14:textId="40F884C0" w:rsidR="00ED71D8" w:rsidRPr="00500CEC" w:rsidRDefault="00ED71D8" w:rsidP="00226A4E">
              <w:pPr>
                <w:pStyle w:val="TOC2"/>
                <w:rPr>
                  <w:rFonts w:asciiTheme="minorHAnsi" w:eastAsiaTheme="minorEastAsia" w:hAnsiTheme="minorHAnsi" w:cstheme="minorBidi"/>
                  <w:noProof/>
                </w:rPr>
              </w:pPr>
              <w:hyperlink w:anchor="_Toc132706057" w:history="1">
                <w:r w:rsidRPr="00500CEC">
                  <w:rPr>
                    <w:rStyle w:val="Hyperlink"/>
                    <w:noProof/>
                    <w:sz w:val="24"/>
                    <w:szCs w:val="24"/>
                    <w:u w:val="none"/>
                  </w:rPr>
                  <w:t>B5. Quality Control</w:t>
                </w:r>
                <w:r w:rsidRPr="00500CEC">
                  <w:rPr>
                    <w:rStyle w:val="Hyperlink"/>
                    <w:noProof/>
                    <w:spacing w:val="-1"/>
                    <w:sz w:val="24"/>
                    <w:szCs w:val="24"/>
                    <w:u w:val="none"/>
                  </w:rPr>
                  <w:t xml:space="preserve"> </w:t>
                </w:r>
                <w:r w:rsidRPr="00500CEC">
                  <w:rPr>
                    <w:rStyle w:val="Hyperlink"/>
                    <w:noProof/>
                    <w:sz w:val="24"/>
                    <w:szCs w:val="24"/>
                    <w:u w:val="none"/>
                  </w:rPr>
                  <w:t>Requirements</w:t>
                </w:r>
                <w:r w:rsidRPr="00500CEC">
                  <w:rPr>
                    <w:noProof/>
                    <w:webHidden/>
                  </w:rPr>
                  <w:tab/>
                </w:r>
                <w:r w:rsidRPr="00500CEC">
                  <w:rPr>
                    <w:noProof/>
                    <w:webHidden/>
                  </w:rPr>
                  <w:fldChar w:fldCharType="begin"/>
                </w:r>
                <w:r w:rsidRPr="00500CEC">
                  <w:rPr>
                    <w:noProof/>
                    <w:webHidden/>
                  </w:rPr>
                  <w:instrText xml:space="preserve"> PAGEREF _Toc132706057 \h </w:instrText>
                </w:r>
                <w:r w:rsidRPr="00500CEC">
                  <w:rPr>
                    <w:noProof/>
                    <w:webHidden/>
                  </w:rPr>
                </w:r>
                <w:r w:rsidRPr="00500CEC">
                  <w:rPr>
                    <w:noProof/>
                    <w:webHidden/>
                  </w:rPr>
                  <w:fldChar w:fldCharType="separate"/>
                </w:r>
                <w:r w:rsidR="002A2AB2">
                  <w:rPr>
                    <w:noProof/>
                    <w:webHidden/>
                  </w:rPr>
                  <w:t>31</w:t>
                </w:r>
                <w:r w:rsidRPr="00500CEC">
                  <w:rPr>
                    <w:noProof/>
                    <w:webHidden/>
                  </w:rPr>
                  <w:fldChar w:fldCharType="end"/>
                </w:r>
              </w:hyperlink>
            </w:p>
            <w:p w14:paraId="1DAA6861" w14:textId="2080ED3E" w:rsidR="00ED71D8" w:rsidRPr="00500CEC" w:rsidRDefault="00ED71D8" w:rsidP="00226A4E">
              <w:pPr>
                <w:pStyle w:val="TOC2"/>
                <w:rPr>
                  <w:rFonts w:asciiTheme="minorHAnsi" w:eastAsiaTheme="minorEastAsia" w:hAnsiTheme="minorHAnsi" w:cstheme="minorBidi"/>
                  <w:noProof/>
                </w:rPr>
              </w:pPr>
              <w:hyperlink w:anchor="_Toc132706058" w:history="1">
                <w:r w:rsidRPr="00500CEC">
                  <w:rPr>
                    <w:rStyle w:val="Hyperlink"/>
                    <w:noProof/>
                    <w:sz w:val="24"/>
                    <w:szCs w:val="24"/>
                    <w:u w:val="none"/>
                  </w:rPr>
                  <w:t>B.5.1</w:t>
                </w:r>
                <w:r w:rsidR="005F5AD8">
                  <w:rPr>
                    <w:rFonts w:asciiTheme="minorHAnsi" w:eastAsiaTheme="minorEastAsia" w:hAnsiTheme="minorHAnsi" w:cstheme="minorBidi"/>
                    <w:noProof/>
                  </w:rPr>
                  <w:t xml:space="preserve"> </w:t>
                </w:r>
                <w:r w:rsidRPr="00500CEC">
                  <w:rPr>
                    <w:rStyle w:val="Hyperlink"/>
                    <w:noProof/>
                    <w:sz w:val="24"/>
                    <w:szCs w:val="24"/>
                    <w:u w:val="none"/>
                  </w:rPr>
                  <w:t>Field Quality Control (QC)</w:t>
                </w:r>
                <w:r w:rsidRPr="00500CEC">
                  <w:rPr>
                    <w:rStyle w:val="Hyperlink"/>
                    <w:noProof/>
                    <w:spacing w:val="-1"/>
                    <w:sz w:val="24"/>
                    <w:szCs w:val="24"/>
                    <w:u w:val="none"/>
                  </w:rPr>
                  <w:t xml:space="preserve"> </w:t>
                </w:r>
                <w:r w:rsidRPr="00500CEC">
                  <w:rPr>
                    <w:rStyle w:val="Hyperlink"/>
                    <w:noProof/>
                    <w:sz w:val="24"/>
                    <w:szCs w:val="24"/>
                    <w:u w:val="none"/>
                  </w:rPr>
                  <w:t>Measures</w:t>
                </w:r>
                <w:r w:rsidRPr="00500CEC">
                  <w:rPr>
                    <w:noProof/>
                    <w:webHidden/>
                  </w:rPr>
                  <w:tab/>
                </w:r>
                <w:r w:rsidRPr="00500CEC">
                  <w:rPr>
                    <w:noProof/>
                    <w:webHidden/>
                  </w:rPr>
                  <w:fldChar w:fldCharType="begin"/>
                </w:r>
                <w:r w:rsidRPr="00500CEC">
                  <w:rPr>
                    <w:noProof/>
                    <w:webHidden/>
                  </w:rPr>
                  <w:instrText xml:space="preserve"> PAGEREF _Toc132706058 \h </w:instrText>
                </w:r>
                <w:r w:rsidRPr="00500CEC">
                  <w:rPr>
                    <w:noProof/>
                    <w:webHidden/>
                  </w:rPr>
                </w:r>
                <w:r w:rsidRPr="00500CEC">
                  <w:rPr>
                    <w:noProof/>
                    <w:webHidden/>
                  </w:rPr>
                  <w:fldChar w:fldCharType="separate"/>
                </w:r>
                <w:r w:rsidR="002A2AB2">
                  <w:rPr>
                    <w:noProof/>
                    <w:webHidden/>
                  </w:rPr>
                  <w:t>31</w:t>
                </w:r>
                <w:r w:rsidRPr="00500CEC">
                  <w:rPr>
                    <w:noProof/>
                    <w:webHidden/>
                  </w:rPr>
                  <w:fldChar w:fldCharType="end"/>
                </w:r>
              </w:hyperlink>
            </w:p>
            <w:p w14:paraId="2D7315CD" w14:textId="4171D8D0" w:rsidR="00ED71D8" w:rsidRPr="00500CEC" w:rsidRDefault="00ED71D8" w:rsidP="00226A4E">
              <w:pPr>
                <w:pStyle w:val="TOC2"/>
                <w:rPr>
                  <w:rFonts w:asciiTheme="minorHAnsi" w:eastAsiaTheme="minorEastAsia" w:hAnsiTheme="minorHAnsi" w:cstheme="minorBidi"/>
                  <w:noProof/>
                </w:rPr>
              </w:pPr>
              <w:hyperlink w:anchor="_Toc132706059" w:history="1">
                <w:r w:rsidRPr="00500CEC">
                  <w:rPr>
                    <w:rStyle w:val="Hyperlink"/>
                    <w:noProof/>
                    <w:sz w:val="24"/>
                    <w:szCs w:val="24"/>
                    <w:u w:val="none"/>
                  </w:rPr>
                  <w:t>B6. Instrument / Equipment Testing, Inspection and Maintenance</w:t>
                </w:r>
                <w:r w:rsidRPr="00500CEC">
                  <w:rPr>
                    <w:noProof/>
                    <w:webHidden/>
                  </w:rPr>
                  <w:tab/>
                </w:r>
                <w:r w:rsidRPr="00500CEC">
                  <w:rPr>
                    <w:noProof/>
                    <w:webHidden/>
                  </w:rPr>
                  <w:fldChar w:fldCharType="begin"/>
                </w:r>
                <w:r w:rsidRPr="00500CEC">
                  <w:rPr>
                    <w:noProof/>
                    <w:webHidden/>
                  </w:rPr>
                  <w:instrText xml:space="preserve"> PAGEREF _Toc132706059 \h </w:instrText>
                </w:r>
                <w:r w:rsidRPr="00500CEC">
                  <w:rPr>
                    <w:noProof/>
                    <w:webHidden/>
                  </w:rPr>
                </w:r>
                <w:r w:rsidRPr="00500CEC">
                  <w:rPr>
                    <w:noProof/>
                    <w:webHidden/>
                  </w:rPr>
                  <w:fldChar w:fldCharType="separate"/>
                </w:r>
                <w:r w:rsidR="002A2AB2">
                  <w:rPr>
                    <w:noProof/>
                    <w:webHidden/>
                  </w:rPr>
                  <w:t>36</w:t>
                </w:r>
                <w:r w:rsidRPr="00500CEC">
                  <w:rPr>
                    <w:noProof/>
                    <w:webHidden/>
                  </w:rPr>
                  <w:fldChar w:fldCharType="end"/>
                </w:r>
              </w:hyperlink>
            </w:p>
            <w:p w14:paraId="3318202B" w14:textId="19314FEA" w:rsidR="00ED71D8" w:rsidRPr="00500CEC" w:rsidRDefault="00ED71D8" w:rsidP="00226A4E">
              <w:pPr>
                <w:pStyle w:val="TOC2"/>
                <w:rPr>
                  <w:rFonts w:asciiTheme="minorHAnsi" w:eastAsiaTheme="minorEastAsia" w:hAnsiTheme="minorHAnsi" w:cstheme="minorBidi"/>
                  <w:noProof/>
                </w:rPr>
              </w:pPr>
              <w:hyperlink w:anchor="_Toc132706060" w:history="1">
                <w:r w:rsidRPr="00500CEC">
                  <w:rPr>
                    <w:rStyle w:val="Hyperlink"/>
                    <w:noProof/>
                    <w:sz w:val="24"/>
                    <w:szCs w:val="24"/>
                    <w:u w:val="none"/>
                  </w:rPr>
                  <w:t>B7. Instrument Calibration</w:t>
                </w:r>
                <w:r w:rsidRPr="00500CEC">
                  <w:rPr>
                    <w:rStyle w:val="Hyperlink"/>
                    <w:noProof/>
                    <w:spacing w:val="-2"/>
                    <w:sz w:val="24"/>
                    <w:szCs w:val="24"/>
                    <w:u w:val="none"/>
                  </w:rPr>
                  <w:t xml:space="preserve"> </w:t>
                </w:r>
                <w:r w:rsidRPr="00500CEC">
                  <w:rPr>
                    <w:rStyle w:val="Hyperlink"/>
                    <w:noProof/>
                    <w:sz w:val="24"/>
                    <w:szCs w:val="24"/>
                    <w:u w:val="none"/>
                  </w:rPr>
                  <w:t>Procedures</w:t>
                </w:r>
                <w:r w:rsidRPr="00500CEC">
                  <w:rPr>
                    <w:noProof/>
                    <w:webHidden/>
                  </w:rPr>
                  <w:tab/>
                </w:r>
                <w:r w:rsidRPr="00500CEC">
                  <w:rPr>
                    <w:noProof/>
                    <w:webHidden/>
                  </w:rPr>
                  <w:fldChar w:fldCharType="begin"/>
                </w:r>
                <w:r w:rsidRPr="00500CEC">
                  <w:rPr>
                    <w:noProof/>
                    <w:webHidden/>
                  </w:rPr>
                  <w:instrText xml:space="preserve"> PAGEREF _Toc132706060 \h </w:instrText>
                </w:r>
                <w:r w:rsidRPr="00500CEC">
                  <w:rPr>
                    <w:noProof/>
                    <w:webHidden/>
                  </w:rPr>
                </w:r>
                <w:r w:rsidRPr="00500CEC">
                  <w:rPr>
                    <w:noProof/>
                    <w:webHidden/>
                  </w:rPr>
                  <w:fldChar w:fldCharType="separate"/>
                </w:r>
                <w:r w:rsidR="002A2AB2">
                  <w:rPr>
                    <w:noProof/>
                    <w:webHidden/>
                  </w:rPr>
                  <w:t>36</w:t>
                </w:r>
                <w:r w:rsidRPr="00500CEC">
                  <w:rPr>
                    <w:noProof/>
                    <w:webHidden/>
                  </w:rPr>
                  <w:fldChar w:fldCharType="end"/>
                </w:r>
              </w:hyperlink>
            </w:p>
            <w:p w14:paraId="3F96E6C7" w14:textId="31960D7D" w:rsidR="00ED71D8" w:rsidRPr="00500CEC" w:rsidRDefault="00ED71D8" w:rsidP="00226A4E">
              <w:pPr>
                <w:pStyle w:val="TOC2"/>
                <w:rPr>
                  <w:rFonts w:asciiTheme="minorHAnsi" w:eastAsiaTheme="minorEastAsia" w:hAnsiTheme="minorHAnsi" w:cstheme="minorBidi"/>
                  <w:noProof/>
                </w:rPr>
              </w:pPr>
              <w:hyperlink w:anchor="_Toc132706061" w:history="1">
                <w:r w:rsidRPr="00500CEC">
                  <w:rPr>
                    <w:rStyle w:val="Hyperlink"/>
                    <w:noProof/>
                    <w:sz w:val="24"/>
                    <w:szCs w:val="24"/>
                    <w:u w:val="none"/>
                  </w:rPr>
                  <w:t>Standard Calibration Procedures for Hydrolab Minisonde MS 5 are included</w:t>
                </w:r>
                <w:r w:rsidRPr="00500CEC">
                  <w:rPr>
                    <w:noProof/>
                    <w:webHidden/>
                  </w:rPr>
                  <w:tab/>
                </w:r>
                <w:r w:rsidRPr="00500CEC">
                  <w:rPr>
                    <w:noProof/>
                    <w:webHidden/>
                  </w:rPr>
                  <w:fldChar w:fldCharType="begin"/>
                </w:r>
                <w:r w:rsidRPr="00500CEC">
                  <w:rPr>
                    <w:noProof/>
                    <w:webHidden/>
                  </w:rPr>
                  <w:instrText xml:space="preserve"> PAGEREF _Toc132706061 \h </w:instrText>
                </w:r>
                <w:r w:rsidRPr="00500CEC">
                  <w:rPr>
                    <w:noProof/>
                    <w:webHidden/>
                  </w:rPr>
                </w:r>
                <w:r w:rsidRPr="00500CEC">
                  <w:rPr>
                    <w:noProof/>
                    <w:webHidden/>
                  </w:rPr>
                  <w:fldChar w:fldCharType="separate"/>
                </w:r>
                <w:r w:rsidR="002A2AB2">
                  <w:rPr>
                    <w:noProof/>
                    <w:webHidden/>
                  </w:rPr>
                  <w:t>36</w:t>
                </w:r>
                <w:r w:rsidRPr="00500CEC">
                  <w:rPr>
                    <w:noProof/>
                    <w:webHidden/>
                  </w:rPr>
                  <w:fldChar w:fldCharType="end"/>
                </w:r>
              </w:hyperlink>
            </w:p>
            <w:p w14:paraId="1B2037A0" w14:textId="0DBAEE93" w:rsidR="00ED71D8" w:rsidRPr="00500CEC" w:rsidRDefault="00ED71D8" w:rsidP="00226A4E">
              <w:pPr>
                <w:pStyle w:val="TOC2"/>
                <w:rPr>
                  <w:rFonts w:asciiTheme="minorHAnsi" w:eastAsiaTheme="minorEastAsia" w:hAnsiTheme="minorHAnsi" w:cstheme="minorBidi"/>
                  <w:noProof/>
                </w:rPr>
              </w:pPr>
              <w:hyperlink w:anchor="_Toc132706062" w:history="1">
                <w:r w:rsidRPr="00500CEC">
                  <w:rPr>
                    <w:rStyle w:val="Hyperlink"/>
                    <w:noProof/>
                    <w:sz w:val="24"/>
                    <w:szCs w:val="24"/>
                    <w:u w:val="none"/>
                  </w:rPr>
                  <w:t>B8. Inspection and Acceptance Requirements for</w:t>
                </w:r>
                <w:r w:rsidRPr="00500CEC">
                  <w:rPr>
                    <w:rStyle w:val="Hyperlink"/>
                    <w:noProof/>
                    <w:spacing w:val="-9"/>
                    <w:sz w:val="24"/>
                    <w:szCs w:val="24"/>
                    <w:u w:val="none"/>
                  </w:rPr>
                  <w:t xml:space="preserve"> </w:t>
                </w:r>
                <w:r w:rsidRPr="00500CEC">
                  <w:rPr>
                    <w:rStyle w:val="Hyperlink"/>
                    <w:noProof/>
                    <w:sz w:val="24"/>
                    <w:szCs w:val="24"/>
                    <w:u w:val="none"/>
                  </w:rPr>
                  <w:t>Supplies</w:t>
                </w:r>
                <w:r w:rsidRPr="00500CEC">
                  <w:rPr>
                    <w:noProof/>
                    <w:webHidden/>
                  </w:rPr>
                  <w:tab/>
                </w:r>
                <w:r w:rsidRPr="00500CEC">
                  <w:rPr>
                    <w:noProof/>
                    <w:webHidden/>
                  </w:rPr>
                  <w:fldChar w:fldCharType="begin"/>
                </w:r>
                <w:r w:rsidRPr="00500CEC">
                  <w:rPr>
                    <w:noProof/>
                    <w:webHidden/>
                  </w:rPr>
                  <w:instrText xml:space="preserve"> PAGEREF _Toc132706062 \h </w:instrText>
                </w:r>
                <w:r w:rsidRPr="00500CEC">
                  <w:rPr>
                    <w:noProof/>
                    <w:webHidden/>
                  </w:rPr>
                </w:r>
                <w:r w:rsidRPr="00500CEC">
                  <w:rPr>
                    <w:noProof/>
                    <w:webHidden/>
                  </w:rPr>
                  <w:fldChar w:fldCharType="separate"/>
                </w:r>
                <w:r w:rsidR="002A2AB2">
                  <w:rPr>
                    <w:noProof/>
                    <w:webHidden/>
                  </w:rPr>
                  <w:t>36</w:t>
                </w:r>
                <w:r w:rsidRPr="00500CEC">
                  <w:rPr>
                    <w:noProof/>
                    <w:webHidden/>
                  </w:rPr>
                  <w:fldChar w:fldCharType="end"/>
                </w:r>
              </w:hyperlink>
            </w:p>
            <w:p w14:paraId="3E02B052" w14:textId="79CEDA50" w:rsidR="00ED71D8" w:rsidRPr="00500CEC" w:rsidRDefault="00ED71D8" w:rsidP="00226A4E">
              <w:pPr>
                <w:pStyle w:val="TOC2"/>
                <w:rPr>
                  <w:rFonts w:asciiTheme="minorHAnsi" w:eastAsiaTheme="minorEastAsia" w:hAnsiTheme="minorHAnsi" w:cstheme="minorBidi"/>
                  <w:noProof/>
                </w:rPr>
              </w:pPr>
              <w:hyperlink w:anchor="_Toc132706063" w:history="1">
                <w:r w:rsidRPr="00500CEC">
                  <w:rPr>
                    <w:rStyle w:val="Hyperlink"/>
                    <w:noProof/>
                    <w:sz w:val="24"/>
                    <w:szCs w:val="24"/>
                    <w:u w:val="none"/>
                  </w:rPr>
                  <w:t>B9. Data Acquisition Requirements for Non-Direct Measurements</w:t>
                </w:r>
                <w:r w:rsidRPr="00500CEC">
                  <w:rPr>
                    <w:noProof/>
                    <w:webHidden/>
                  </w:rPr>
                  <w:tab/>
                </w:r>
                <w:r w:rsidRPr="00500CEC">
                  <w:rPr>
                    <w:noProof/>
                    <w:webHidden/>
                  </w:rPr>
                  <w:fldChar w:fldCharType="begin"/>
                </w:r>
                <w:r w:rsidRPr="00500CEC">
                  <w:rPr>
                    <w:noProof/>
                    <w:webHidden/>
                  </w:rPr>
                  <w:instrText xml:space="preserve"> PAGEREF _Toc132706063 \h </w:instrText>
                </w:r>
                <w:r w:rsidRPr="00500CEC">
                  <w:rPr>
                    <w:noProof/>
                    <w:webHidden/>
                  </w:rPr>
                </w:r>
                <w:r w:rsidRPr="00500CEC">
                  <w:rPr>
                    <w:noProof/>
                    <w:webHidden/>
                  </w:rPr>
                  <w:fldChar w:fldCharType="separate"/>
                </w:r>
                <w:r w:rsidR="002A2AB2">
                  <w:rPr>
                    <w:noProof/>
                    <w:webHidden/>
                  </w:rPr>
                  <w:t>36</w:t>
                </w:r>
                <w:r w:rsidRPr="00500CEC">
                  <w:rPr>
                    <w:noProof/>
                    <w:webHidden/>
                  </w:rPr>
                  <w:fldChar w:fldCharType="end"/>
                </w:r>
              </w:hyperlink>
            </w:p>
            <w:p w14:paraId="0833004D" w14:textId="2795C6BA" w:rsidR="00ED71D8" w:rsidRPr="00500CEC" w:rsidRDefault="00ED71D8" w:rsidP="00226A4E">
              <w:pPr>
                <w:pStyle w:val="TOC1"/>
                <w:tabs>
                  <w:tab w:val="right" w:leader="dot" w:pos="11190"/>
                </w:tabs>
                <w:spacing w:before="0"/>
                <w:ind w:left="0"/>
                <w:rPr>
                  <w:rFonts w:asciiTheme="minorHAnsi" w:eastAsiaTheme="minorEastAsia" w:hAnsiTheme="minorHAnsi" w:cstheme="minorBidi"/>
                  <w:noProof/>
                </w:rPr>
              </w:pPr>
              <w:hyperlink w:anchor="_Toc132706064" w:history="1">
                <w:r w:rsidRPr="00500CEC">
                  <w:rPr>
                    <w:rStyle w:val="Hyperlink"/>
                    <w:noProof/>
                    <w:u w:val="none"/>
                  </w:rPr>
                  <w:t>B10. Data</w:t>
                </w:r>
                <w:r w:rsidRPr="00500CEC">
                  <w:rPr>
                    <w:rStyle w:val="Hyperlink"/>
                    <w:noProof/>
                    <w:spacing w:val="-2"/>
                    <w:u w:val="none"/>
                  </w:rPr>
                  <w:t xml:space="preserve"> </w:t>
                </w:r>
                <w:r w:rsidRPr="00500CEC">
                  <w:rPr>
                    <w:rStyle w:val="Hyperlink"/>
                    <w:noProof/>
                    <w:u w:val="none"/>
                  </w:rPr>
                  <w:t>Management</w:t>
                </w:r>
                <w:r w:rsidRPr="00500CEC">
                  <w:rPr>
                    <w:noProof/>
                    <w:webHidden/>
                  </w:rPr>
                  <w:tab/>
                </w:r>
                <w:r w:rsidRPr="00500CEC">
                  <w:rPr>
                    <w:noProof/>
                    <w:webHidden/>
                  </w:rPr>
                  <w:fldChar w:fldCharType="begin"/>
                </w:r>
                <w:r w:rsidRPr="00500CEC">
                  <w:rPr>
                    <w:noProof/>
                    <w:webHidden/>
                  </w:rPr>
                  <w:instrText xml:space="preserve"> PAGEREF _Toc132706064 \h </w:instrText>
                </w:r>
                <w:r w:rsidRPr="00500CEC">
                  <w:rPr>
                    <w:noProof/>
                    <w:webHidden/>
                  </w:rPr>
                </w:r>
                <w:r w:rsidRPr="00500CEC">
                  <w:rPr>
                    <w:noProof/>
                    <w:webHidden/>
                  </w:rPr>
                  <w:fldChar w:fldCharType="separate"/>
                </w:r>
                <w:r w:rsidR="002A2AB2">
                  <w:rPr>
                    <w:noProof/>
                    <w:webHidden/>
                  </w:rPr>
                  <w:t>37</w:t>
                </w:r>
                <w:r w:rsidRPr="00500CEC">
                  <w:rPr>
                    <w:noProof/>
                    <w:webHidden/>
                  </w:rPr>
                  <w:fldChar w:fldCharType="end"/>
                </w:r>
              </w:hyperlink>
            </w:p>
            <w:p w14:paraId="279F3A87" w14:textId="641070BD" w:rsidR="00ED71D8" w:rsidRPr="00500CEC" w:rsidRDefault="00ED71D8" w:rsidP="00226A4E">
              <w:pPr>
                <w:pStyle w:val="TOC2"/>
                <w:rPr>
                  <w:rFonts w:asciiTheme="minorHAnsi" w:eastAsiaTheme="minorEastAsia" w:hAnsiTheme="minorHAnsi" w:cstheme="minorBidi"/>
                  <w:noProof/>
                </w:rPr>
              </w:pPr>
              <w:hyperlink w:anchor="_Toc132706065" w:history="1">
                <w:r w:rsidRPr="00500CEC">
                  <w:rPr>
                    <w:rStyle w:val="Hyperlink"/>
                    <w:noProof/>
                    <w:sz w:val="24"/>
                    <w:szCs w:val="24"/>
                    <w:u w:val="none"/>
                  </w:rPr>
                  <w:t>C1. Assessments and Response Actions</w:t>
                </w:r>
                <w:r w:rsidRPr="00500CEC">
                  <w:rPr>
                    <w:noProof/>
                    <w:webHidden/>
                  </w:rPr>
                  <w:tab/>
                </w:r>
                <w:r w:rsidRPr="00500CEC">
                  <w:rPr>
                    <w:noProof/>
                    <w:webHidden/>
                  </w:rPr>
                  <w:fldChar w:fldCharType="begin"/>
                </w:r>
                <w:r w:rsidRPr="00500CEC">
                  <w:rPr>
                    <w:noProof/>
                    <w:webHidden/>
                  </w:rPr>
                  <w:instrText xml:space="preserve"> PAGEREF _Toc132706065 \h </w:instrText>
                </w:r>
                <w:r w:rsidRPr="00500CEC">
                  <w:rPr>
                    <w:noProof/>
                    <w:webHidden/>
                  </w:rPr>
                </w:r>
                <w:r w:rsidRPr="00500CEC">
                  <w:rPr>
                    <w:noProof/>
                    <w:webHidden/>
                  </w:rPr>
                  <w:fldChar w:fldCharType="separate"/>
                </w:r>
                <w:r w:rsidR="002A2AB2">
                  <w:rPr>
                    <w:noProof/>
                    <w:webHidden/>
                  </w:rPr>
                  <w:t>40</w:t>
                </w:r>
                <w:r w:rsidRPr="00500CEC">
                  <w:rPr>
                    <w:noProof/>
                    <w:webHidden/>
                  </w:rPr>
                  <w:fldChar w:fldCharType="end"/>
                </w:r>
              </w:hyperlink>
            </w:p>
            <w:p w14:paraId="22951B7F" w14:textId="5E289323" w:rsidR="00ED71D8" w:rsidRPr="00500CEC" w:rsidRDefault="00ED71D8" w:rsidP="00226A4E">
              <w:pPr>
                <w:pStyle w:val="TOC1"/>
                <w:tabs>
                  <w:tab w:val="left" w:pos="880"/>
                  <w:tab w:val="right" w:leader="dot" w:pos="11190"/>
                </w:tabs>
                <w:spacing w:before="0"/>
                <w:ind w:left="0"/>
                <w:rPr>
                  <w:rFonts w:asciiTheme="minorHAnsi" w:eastAsiaTheme="minorEastAsia" w:hAnsiTheme="minorHAnsi" w:cstheme="minorBidi"/>
                  <w:noProof/>
                </w:rPr>
              </w:pPr>
              <w:hyperlink w:anchor="_Toc132706066" w:history="1">
                <w:r w:rsidRPr="00500CEC">
                  <w:rPr>
                    <w:rStyle w:val="Hyperlink"/>
                    <w:noProof/>
                    <w:u w:val="none"/>
                  </w:rPr>
                  <w:t>C2.</w:t>
                </w:r>
                <w:r w:rsidR="00442B13">
                  <w:rPr>
                    <w:rFonts w:asciiTheme="minorHAnsi" w:eastAsiaTheme="minorEastAsia" w:hAnsiTheme="minorHAnsi" w:cstheme="minorBidi"/>
                    <w:noProof/>
                  </w:rPr>
                  <w:t xml:space="preserve"> </w:t>
                </w:r>
                <w:r w:rsidRPr="00500CEC">
                  <w:rPr>
                    <w:rStyle w:val="Hyperlink"/>
                    <w:noProof/>
                    <w:u w:val="none"/>
                  </w:rPr>
                  <w:t>QA Reports to</w:t>
                </w:r>
                <w:r w:rsidRPr="00500CEC">
                  <w:rPr>
                    <w:rStyle w:val="Hyperlink"/>
                    <w:noProof/>
                    <w:spacing w:val="-3"/>
                    <w:u w:val="none"/>
                  </w:rPr>
                  <w:t xml:space="preserve"> </w:t>
                </w:r>
                <w:r w:rsidRPr="00500CEC">
                  <w:rPr>
                    <w:rStyle w:val="Hyperlink"/>
                    <w:noProof/>
                    <w:u w:val="none"/>
                  </w:rPr>
                  <w:t>Management</w:t>
                </w:r>
                <w:r w:rsidRPr="00500CEC">
                  <w:rPr>
                    <w:noProof/>
                    <w:webHidden/>
                  </w:rPr>
                  <w:tab/>
                </w:r>
                <w:r w:rsidRPr="00500CEC">
                  <w:rPr>
                    <w:noProof/>
                    <w:webHidden/>
                  </w:rPr>
                  <w:fldChar w:fldCharType="begin"/>
                </w:r>
                <w:r w:rsidRPr="00500CEC">
                  <w:rPr>
                    <w:noProof/>
                    <w:webHidden/>
                  </w:rPr>
                  <w:instrText xml:space="preserve"> PAGEREF _Toc132706066 \h </w:instrText>
                </w:r>
                <w:r w:rsidRPr="00500CEC">
                  <w:rPr>
                    <w:noProof/>
                    <w:webHidden/>
                  </w:rPr>
                </w:r>
                <w:r w:rsidRPr="00500CEC">
                  <w:rPr>
                    <w:noProof/>
                    <w:webHidden/>
                  </w:rPr>
                  <w:fldChar w:fldCharType="separate"/>
                </w:r>
                <w:r w:rsidR="002A2AB2">
                  <w:rPr>
                    <w:noProof/>
                    <w:webHidden/>
                  </w:rPr>
                  <w:t>41</w:t>
                </w:r>
                <w:r w:rsidRPr="00500CEC">
                  <w:rPr>
                    <w:noProof/>
                    <w:webHidden/>
                  </w:rPr>
                  <w:fldChar w:fldCharType="end"/>
                </w:r>
              </w:hyperlink>
            </w:p>
            <w:p w14:paraId="4D4C916E" w14:textId="3330B385" w:rsidR="00ED71D8" w:rsidRPr="00500CEC" w:rsidRDefault="00ED71D8" w:rsidP="00226A4E">
              <w:pPr>
                <w:pStyle w:val="TOC1"/>
                <w:tabs>
                  <w:tab w:val="right" w:leader="dot" w:pos="11190"/>
                </w:tabs>
                <w:spacing w:before="0"/>
                <w:ind w:left="0"/>
                <w:rPr>
                  <w:rFonts w:asciiTheme="minorHAnsi" w:eastAsiaTheme="minorEastAsia" w:hAnsiTheme="minorHAnsi" w:cstheme="minorBidi"/>
                  <w:noProof/>
                </w:rPr>
              </w:pPr>
              <w:hyperlink w:anchor="_Toc132706067" w:history="1">
                <w:r w:rsidRPr="00500CEC">
                  <w:rPr>
                    <w:rStyle w:val="Hyperlink"/>
                    <w:noProof/>
                    <w:u w:val="none"/>
                  </w:rPr>
                  <w:t>D1. Data Review, Validation, and Verification Requirements</w:t>
                </w:r>
                <w:r w:rsidRPr="00500CEC">
                  <w:rPr>
                    <w:noProof/>
                    <w:webHidden/>
                  </w:rPr>
                  <w:tab/>
                </w:r>
                <w:r w:rsidRPr="00500CEC">
                  <w:rPr>
                    <w:noProof/>
                    <w:webHidden/>
                  </w:rPr>
                  <w:fldChar w:fldCharType="begin"/>
                </w:r>
                <w:r w:rsidRPr="00500CEC">
                  <w:rPr>
                    <w:noProof/>
                    <w:webHidden/>
                  </w:rPr>
                  <w:instrText xml:space="preserve"> PAGEREF _Toc132706067 \h </w:instrText>
                </w:r>
                <w:r w:rsidRPr="00500CEC">
                  <w:rPr>
                    <w:noProof/>
                    <w:webHidden/>
                  </w:rPr>
                </w:r>
                <w:r w:rsidRPr="00500CEC">
                  <w:rPr>
                    <w:noProof/>
                    <w:webHidden/>
                  </w:rPr>
                  <w:fldChar w:fldCharType="separate"/>
                </w:r>
                <w:r w:rsidR="002A2AB2">
                  <w:rPr>
                    <w:noProof/>
                    <w:webHidden/>
                  </w:rPr>
                  <w:t>42</w:t>
                </w:r>
                <w:r w:rsidRPr="00500CEC">
                  <w:rPr>
                    <w:noProof/>
                    <w:webHidden/>
                  </w:rPr>
                  <w:fldChar w:fldCharType="end"/>
                </w:r>
              </w:hyperlink>
            </w:p>
            <w:p w14:paraId="0D740EF1" w14:textId="06EC5940" w:rsidR="00ED71D8" w:rsidRPr="00500CEC" w:rsidRDefault="00ED71D8" w:rsidP="00226A4E">
              <w:pPr>
                <w:pStyle w:val="TOC2"/>
                <w:rPr>
                  <w:rFonts w:asciiTheme="minorHAnsi" w:eastAsiaTheme="minorEastAsia" w:hAnsiTheme="minorHAnsi" w:cstheme="minorBidi"/>
                  <w:noProof/>
                </w:rPr>
              </w:pPr>
              <w:hyperlink w:anchor="_Toc132706068" w:history="1">
                <w:r w:rsidRPr="00500CEC">
                  <w:rPr>
                    <w:rStyle w:val="Hyperlink"/>
                    <w:noProof/>
                    <w:sz w:val="24"/>
                    <w:szCs w:val="24"/>
                    <w:u w:val="none"/>
                  </w:rPr>
                  <w:t>D2. Validation and Verification Methods</w:t>
                </w:r>
                <w:r w:rsidRPr="00500CEC">
                  <w:rPr>
                    <w:noProof/>
                    <w:webHidden/>
                  </w:rPr>
                  <w:tab/>
                </w:r>
                <w:r w:rsidRPr="00500CEC">
                  <w:rPr>
                    <w:noProof/>
                    <w:webHidden/>
                  </w:rPr>
                  <w:fldChar w:fldCharType="begin"/>
                </w:r>
                <w:r w:rsidRPr="00500CEC">
                  <w:rPr>
                    <w:noProof/>
                    <w:webHidden/>
                  </w:rPr>
                  <w:instrText xml:space="preserve"> PAGEREF _Toc132706068 \h </w:instrText>
                </w:r>
                <w:r w:rsidRPr="00500CEC">
                  <w:rPr>
                    <w:noProof/>
                    <w:webHidden/>
                  </w:rPr>
                </w:r>
                <w:r w:rsidRPr="00500CEC">
                  <w:rPr>
                    <w:noProof/>
                    <w:webHidden/>
                  </w:rPr>
                  <w:fldChar w:fldCharType="separate"/>
                </w:r>
                <w:r w:rsidR="002A2AB2">
                  <w:rPr>
                    <w:noProof/>
                    <w:webHidden/>
                  </w:rPr>
                  <w:t>43</w:t>
                </w:r>
                <w:r w:rsidRPr="00500CEC">
                  <w:rPr>
                    <w:noProof/>
                    <w:webHidden/>
                  </w:rPr>
                  <w:fldChar w:fldCharType="end"/>
                </w:r>
              </w:hyperlink>
            </w:p>
            <w:p w14:paraId="6C7E1B1E" w14:textId="13E686DE" w:rsidR="00ED71D8" w:rsidRPr="00500CEC" w:rsidRDefault="00ED71D8" w:rsidP="00226A4E">
              <w:pPr>
                <w:pStyle w:val="TOC1"/>
                <w:tabs>
                  <w:tab w:val="right" w:leader="dot" w:pos="11190"/>
                </w:tabs>
                <w:spacing w:before="0"/>
                <w:ind w:left="0"/>
                <w:rPr>
                  <w:rFonts w:asciiTheme="minorHAnsi" w:eastAsiaTheme="minorEastAsia" w:hAnsiTheme="minorHAnsi" w:cstheme="minorBidi"/>
                  <w:noProof/>
                </w:rPr>
              </w:pPr>
              <w:hyperlink w:anchor="_Toc132706070" w:history="1">
                <w:r w:rsidRPr="00500CEC">
                  <w:rPr>
                    <w:rStyle w:val="Hyperlink"/>
                    <w:noProof/>
                    <w:u w:val="none"/>
                  </w:rPr>
                  <w:t>D3. Reconciliation with Data Quality</w:t>
                </w:r>
                <w:r w:rsidRPr="00500CEC">
                  <w:rPr>
                    <w:rStyle w:val="Hyperlink"/>
                    <w:noProof/>
                    <w:spacing w:val="-4"/>
                    <w:u w:val="none"/>
                  </w:rPr>
                  <w:t xml:space="preserve"> </w:t>
                </w:r>
                <w:r w:rsidRPr="00500CEC">
                  <w:rPr>
                    <w:rStyle w:val="Hyperlink"/>
                    <w:noProof/>
                    <w:u w:val="none"/>
                  </w:rPr>
                  <w:t>Objectives</w:t>
                </w:r>
                <w:r w:rsidRPr="00500CEC">
                  <w:rPr>
                    <w:noProof/>
                    <w:webHidden/>
                  </w:rPr>
                  <w:tab/>
                </w:r>
                <w:r w:rsidRPr="00500CEC">
                  <w:rPr>
                    <w:noProof/>
                    <w:webHidden/>
                  </w:rPr>
                  <w:fldChar w:fldCharType="begin"/>
                </w:r>
                <w:r w:rsidRPr="00500CEC">
                  <w:rPr>
                    <w:noProof/>
                    <w:webHidden/>
                  </w:rPr>
                  <w:instrText xml:space="preserve"> PAGEREF _Toc132706070 \h </w:instrText>
                </w:r>
                <w:r w:rsidRPr="00500CEC">
                  <w:rPr>
                    <w:noProof/>
                    <w:webHidden/>
                  </w:rPr>
                </w:r>
                <w:r w:rsidRPr="00500CEC">
                  <w:rPr>
                    <w:noProof/>
                    <w:webHidden/>
                  </w:rPr>
                  <w:fldChar w:fldCharType="separate"/>
                </w:r>
                <w:r w:rsidR="002A2AB2">
                  <w:rPr>
                    <w:noProof/>
                    <w:webHidden/>
                  </w:rPr>
                  <w:t>43</w:t>
                </w:r>
                <w:r w:rsidRPr="00500CEC">
                  <w:rPr>
                    <w:noProof/>
                    <w:webHidden/>
                  </w:rPr>
                  <w:fldChar w:fldCharType="end"/>
                </w:r>
              </w:hyperlink>
            </w:p>
            <w:p w14:paraId="3CE33274" w14:textId="1B228D0A" w:rsidR="00ED71D8" w:rsidRPr="00500CEC" w:rsidRDefault="00ED71D8" w:rsidP="00226A4E">
              <w:pPr>
                <w:pStyle w:val="TOC2"/>
                <w:rPr>
                  <w:rFonts w:asciiTheme="minorHAnsi" w:eastAsiaTheme="minorEastAsia" w:hAnsiTheme="minorHAnsi" w:cstheme="minorBidi"/>
                  <w:noProof/>
                </w:rPr>
              </w:pPr>
              <w:hyperlink w:anchor="_Toc132706071" w:history="1">
                <w:r w:rsidRPr="00500CEC">
                  <w:rPr>
                    <w:rStyle w:val="Hyperlink"/>
                    <w:noProof/>
                    <w:sz w:val="24"/>
                    <w:szCs w:val="24"/>
                    <w:u w:val="none"/>
                  </w:rPr>
                  <w:t>References</w:t>
                </w:r>
                <w:r w:rsidRPr="00500CEC">
                  <w:rPr>
                    <w:noProof/>
                    <w:webHidden/>
                  </w:rPr>
                  <w:tab/>
                </w:r>
                <w:r w:rsidRPr="00500CEC">
                  <w:rPr>
                    <w:noProof/>
                    <w:webHidden/>
                  </w:rPr>
                  <w:fldChar w:fldCharType="begin"/>
                </w:r>
                <w:r w:rsidRPr="00500CEC">
                  <w:rPr>
                    <w:noProof/>
                    <w:webHidden/>
                  </w:rPr>
                  <w:instrText xml:space="preserve"> PAGEREF _Toc132706071 \h </w:instrText>
                </w:r>
                <w:r w:rsidRPr="00500CEC">
                  <w:rPr>
                    <w:noProof/>
                    <w:webHidden/>
                  </w:rPr>
                </w:r>
                <w:r w:rsidRPr="00500CEC">
                  <w:rPr>
                    <w:noProof/>
                    <w:webHidden/>
                  </w:rPr>
                  <w:fldChar w:fldCharType="separate"/>
                </w:r>
                <w:r w:rsidR="002A2AB2">
                  <w:rPr>
                    <w:noProof/>
                    <w:webHidden/>
                  </w:rPr>
                  <w:t>45</w:t>
                </w:r>
                <w:r w:rsidRPr="00500CEC">
                  <w:rPr>
                    <w:noProof/>
                    <w:webHidden/>
                  </w:rPr>
                  <w:fldChar w:fldCharType="end"/>
                </w:r>
              </w:hyperlink>
            </w:p>
            <w:p w14:paraId="69F83898" w14:textId="1BDAD963" w:rsidR="008E4680" w:rsidRDefault="008E4680" w:rsidP="00226A4E">
              <w:r w:rsidRPr="00500CEC">
                <w:rPr>
                  <w:b/>
                  <w:bCs/>
                  <w:noProof/>
                  <w:sz w:val="24"/>
                  <w:szCs w:val="24"/>
                </w:rPr>
                <w:fldChar w:fldCharType="end"/>
              </w:r>
            </w:p>
            <w:customXmlDelRangeStart w:id="137" w:author="Benjamin Meyer" w:date="2023-04-18T10:26:00Z"/>
          </w:sdtContent>
        </w:sdt>
        <w:customXmlDelRangeEnd w:id="137"/>
        <w:customXmlInsRangeStart w:id="138" w:author="Benjamin Meyer" w:date="2023-04-18T10:26:00Z"/>
      </w:sdtContent>
    </w:sdt>
    <w:customXmlInsRangeEnd w:id="138"/>
    <w:p w14:paraId="0A16F058" w14:textId="77777777" w:rsidR="00042BE4" w:rsidRDefault="00042BE4" w:rsidP="00042BE4">
      <w:pPr>
        <w:pStyle w:val="TOCHeading"/>
      </w:pPr>
      <w:r>
        <w:br w:type="page"/>
      </w:r>
    </w:p>
    <w:p w14:paraId="2D0F20B5" w14:textId="77777777" w:rsidR="00042BE4" w:rsidRPr="00576649" w:rsidRDefault="00042BE4" w:rsidP="00042BE4">
      <w:pPr>
        <w:pStyle w:val="TOCHeading"/>
        <w:rPr>
          <w:rFonts w:ascii="Times New Roman" w:hAnsi="Times New Roman" w:cs="Times New Roman"/>
          <w:b/>
          <w:color w:val="auto"/>
          <w:sz w:val="24"/>
          <w:szCs w:val="24"/>
        </w:rPr>
      </w:pPr>
      <w:r w:rsidRPr="00576649">
        <w:rPr>
          <w:rFonts w:ascii="Times New Roman" w:hAnsi="Times New Roman" w:cs="Times New Roman"/>
          <w:b/>
          <w:color w:val="auto"/>
          <w:sz w:val="24"/>
          <w:szCs w:val="24"/>
        </w:rPr>
        <w:lastRenderedPageBreak/>
        <w:t>Tables</w:t>
      </w:r>
    </w:p>
    <w:p w14:paraId="2EB552BC" w14:textId="4A145D0D" w:rsidR="00226A4E" w:rsidRDefault="00042BE4" w:rsidP="00042BE4">
      <w:pPr>
        <w:pStyle w:val="TableofFigures"/>
        <w:tabs>
          <w:tab w:val="right" w:leader="dot" w:pos="9350"/>
        </w:tabs>
        <w:rPr>
          <w:noProof/>
          <w:sz w:val="24"/>
          <w:szCs w:val="24"/>
        </w:rPr>
      </w:pPr>
      <w:r w:rsidRPr="00816966">
        <w:rPr>
          <w:sz w:val="24"/>
          <w:szCs w:val="24"/>
        </w:rPr>
        <w:fldChar w:fldCharType="begin"/>
      </w:r>
      <w:r w:rsidRPr="00816966">
        <w:rPr>
          <w:sz w:val="24"/>
          <w:szCs w:val="24"/>
        </w:rPr>
        <w:instrText xml:space="preserve"> TOC \h \z \c "Table" </w:instrText>
      </w:r>
      <w:r w:rsidRPr="00816966">
        <w:rPr>
          <w:sz w:val="24"/>
          <w:szCs w:val="24"/>
        </w:rPr>
        <w:fldChar w:fldCharType="separate"/>
      </w:r>
      <w:hyperlink w:anchor="_Toc132022461" w:history="1">
        <w:r w:rsidRPr="00816966">
          <w:rPr>
            <w:rStyle w:val="Hyperlink"/>
            <w:noProof/>
            <w:sz w:val="24"/>
            <w:szCs w:val="24"/>
          </w:rPr>
          <w:t>Table 2. Annual, biannual, and five-year project logistics tasks and responsible parties</w:t>
        </w:r>
        <w:r w:rsidRPr="00816966">
          <w:rPr>
            <w:noProof/>
            <w:webHidden/>
            <w:sz w:val="24"/>
            <w:szCs w:val="24"/>
          </w:rPr>
          <w:tab/>
        </w:r>
        <w:r w:rsidRPr="00816966">
          <w:rPr>
            <w:noProof/>
            <w:webHidden/>
            <w:sz w:val="24"/>
            <w:szCs w:val="24"/>
          </w:rPr>
          <w:fldChar w:fldCharType="begin"/>
        </w:r>
        <w:r w:rsidRPr="00816966">
          <w:rPr>
            <w:noProof/>
            <w:webHidden/>
            <w:sz w:val="24"/>
            <w:szCs w:val="24"/>
          </w:rPr>
          <w:instrText xml:space="preserve"> PAGEREF _Toc132022461 \h </w:instrText>
        </w:r>
        <w:r w:rsidRPr="00816966">
          <w:rPr>
            <w:noProof/>
            <w:webHidden/>
            <w:sz w:val="24"/>
            <w:szCs w:val="24"/>
          </w:rPr>
        </w:r>
        <w:r w:rsidRPr="00816966">
          <w:rPr>
            <w:noProof/>
            <w:webHidden/>
            <w:sz w:val="24"/>
            <w:szCs w:val="24"/>
          </w:rPr>
          <w:fldChar w:fldCharType="separate"/>
        </w:r>
        <w:r w:rsidR="002A2AB2">
          <w:rPr>
            <w:noProof/>
            <w:webHidden/>
            <w:sz w:val="24"/>
            <w:szCs w:val="24"/>
          </w:rPr>
          <w:t>10</w:t>
        </w:r>
        <w:r w:rsidRPr="00816966">
          <w:rPr>
            <w:noProof/>
            <w:webHidden/>
            <w:sz w:val="24"/>
            <w:szCs w:val="24"/>
          </w:rPr>
          <w:fldChar w:fldCharType="end"/>
        </w:r>
      </w:hyperlink>
    </w:p>
    <w:p w14:paraId="52C33207" w14:textId="3A420686" w:rsidR="00042BE4" w:rsidRPr="00E63832" w:rsidRDefault="00816966" w:rsidP="00042BE4">
      <w:pPr>
        <w:pStyle w:val="TableofFigures"/>
        <w:tabs>
          <w:tab w:val="right" w:leader="dot" w:pos="9350"/>
        </w:tabs>
        <w:rPr>
          <w:noProof/>
          <w:sz w:val="24"/>
          <w:szCs w:val="24"/>
        </w:rPr>
      </w:pPr>
      <w:hyperlink w:anchor="_Toc132022462" w:history="1">
        <w:r w:rsidR="00042BE4" w:rsidRPr="00816966">
          <w:rPr>
            <w:rStyle w:val="Hyperlink"/>
            <w:noProof/>
            <w:sz w:val="24"/>
            <w:szCs w:val="24"/>
          </w:rPr>
          <w:t>Table 3. Data Quality Objectives for Electronic Instruments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_Toc132022462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15</w:t>
        </w:r>
        <w:r w:rsidR="00042BE4" w:rsidRPr="00816966">
          <w:rPr>
            <w:noProof/>
            <w:webHidden/>
            <w:sz w:val="24"/>
            <w:szCs w:val="24"/>
          </w:rPr>
          <w:fldChar w:fldCharType="end"/>
        </w:r>
      </w:hyperlink>
    </w:p>
    <w:p w14:paraId="256320B8" w14:textId="4FD54A4E" w:rsidR="00042BE4" w:rsidRPr="00816966" w:rsidRDefault="00816966" w:rsidP="00042BE4">
      <w:pPr>
        <w:pStyle w:val="TableofFigures"/>
        <w:tabs>
          <w:tab w:val="right" w:leader="dot" w:pos="9350"/>
        </w:tabs>
        <w:rPr>
          <w:rFonts w:eastAsiaTheme="minorEastAsia"/>
          <w:noProof/>
          <w:sz w:val="24"/>
          <w:szCs w:val="24"/>
        </w:rPr>
      </w:pPr>
      <w:hyperlink w:anchor="_Toc132022463" w:history="1">
        <w:r w:rsidR="00042BE4" w:rsidRPr="00816966">
          <w:rPr>
            <w:rStyle w:val="Hyperlink"/>
            <w:noProof/>
            <w:sz w:val="24"/>
            <w:szCs w:val="24"/>
          </w:rPr>
          <w:t>Table 4. Data Quality Objectives for Hydrocarbons Collected for Agency Baseline</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_Toc132022463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16</w:t>
        </w:r>
        <w:r w:rsidR="00042BE4" w:rsidRPr="00816966">
          <w:rPr>
            <w:noProof/>
            <w:webHidden/>
            <w:sz w:val="24"/>
            <w:szCs w:val="24"/>
          </w:rPr>
          <w:fldChar w:fldCharType="end"/>
        </w:r>
      </w:hyperlink>
    </w:p>
    <w:p w14:paraId="66EAF514" w14:textId="76F9C4D5" w:rsidR="00042BE4" w:rsidRPr="00816966" w:rsidRDefault="00816966" w:rsidP="00042BE4">
      <w:pPr>
        <w:pStyle w:val="TableofFigures"/>
        <w:tabs>
          <w:tab w:val="right" w:leader="dot" w:pos="9350"/>
        </w:tabs>
        <w:rPr>
          <w:rFonts w:eastAsiaTheme="minorEastAsia"/>
          <w:noProof/>
          <w:sz w:val="24"/>
          <w:szCs w:val="24"/>
        </w:rPr>
      </w:pPr>
      <w:hyperlink w:anchor="_Toc132022464" w:history="1">
        <w:r w:rsidR="00042BE4" w:rsidRPr="00816966">
          <w:rPr>
            <w:rStyle w:val="Hyperlink"/>
            <w:noProof/>
            <w:sz w:val="24"/>
            <w:szCs w:val="24"/>
          </w:rPr>
          <w:t>Table 5. Data Quality Objectives for Metals Collected for Agency Baseline</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_Toc132022464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18</w:t>
        </w:r>
        <w:r w:rsidR="00042BE4" w:rsidRPr="00816966">
          <w:rPr>
            <w:noProof/>
            <w:webHidden/>
            <w:sz w:val="24"/>
            <w:szCs w:val="24"/>
          </w:rPr>
          <w:fldChar w:fldCharType="end"/>
        </w:r>
      </w:hyperlink>
    </w:p>
    <w:p w14:paraId="5EC8EFFB" w14:textId="2DEC6DEB" w:rsidR="00042BE4" w:rsidRPr="00816966" w:rsidRDefault="00816966" w:rsidP="00042BE4">
      <w:pPr>
        <w:pStyle w:val="TableofFigures"/>
        <w:tabs>
          <w:tab w:val="right" w:leader="dot" w:pos="9350"/>
        </w:tabs>
        <w:rPr>
          <w:rFonts w:eastAsiaTheme="minorEastAsia"/>
          <w:noProof/>
          <w:sz w:val="24"/>
          <w:szCs w:val="24"/>
        </w:rPr>
      </w:pPr>
      <w:hyperlink w:anchor="_Toc132022465" w:history="1">
        <w:r w:rsidR="00042BE4" w:rsidRPr="00816966">
          <w:rPr>
            <w:rStyle w:val="Hyperlink"/>
            <w:noProof/>
            <w:sz w:val="24"/>
            <w:szCs w:val="24"/>
          </w:rPr>
          <w:t>Table 6. Data Quality Objectives for Nutrients, Fecal Coliform, and Total Suspended Solids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_Toc132022465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19</w:t>
        </w:r>
        <w:r w:rsidR="00042BE4" w:rsidRPr="00816966">
          <w:rPr>
            <w:noProof/>
            <w:webHidden/>
            <w:sz w:val="24"/>
            <w:szCs w:val="24"/>
          </w:rPr>
          <w:fldChar w:fldCharType="end"/>
        </w:r>
      </w:hyperlink>
    </w:p>
    <w:p w14:paraId="5DAB69B7" w14:textId="0B205752" w:rsidR="00042BE4" w:rsidRPr="00816966" w:rsidRDefault="00816966" w:rsidP="00042BE4">
      <w:pPr>
        <w:pStyle w:val="TableofFigures"/>
        <w:tabs>
          <w:tab w:val="right" w:leader="dot" w:pos="9350"/>
        </w:tabs>
        <w:rPr>
          <w:rFonts w:eastAsiaTheme="minorEastAsia"/>
          <w:noProof/>
          <w:sz w:val="24"/>
          <w:szCs w:val="24"/>
        </w:rPr>
      </w:pPr>
      <w:hyperlink w:anchor="_Toc132022466" w:history="1">
        <w:r w:rsidR="00042BE4" w:rsidRPr="00816966">
          <w:rPr>
            <w:rStyle w:val="Hyperlink"/>
            <w:noProof/>
            <w:sz w:val="24"/>
            <w:szCs w:val="24"/>
          </w:rPr>
          <w:t>Table 7. Data Quality Objectives for Stream Temperature Monitoring</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_Toc132022466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20</w:t>
        </w:r>
        <w:r w:rsidR="00042BE4" w:rsidRPr="00816966">
          <w:rPr>
            <w:noProof/>
            <w:webHidden/>
            <w:sz w:val="24"/>
            <w:szCs w:val="24"/>
          </w:rPr>
          <w:fldChar w:fldCharType="end"/>
        </w:r>
      </w:hyperlink>
    </w:p>
    <w:p w14:paraId="14038326" w14:textId="2E389BCD" w:rsidR="00042BE4" w:rsidRPr="00816966" w:rsidRDefault="00816966" w:rsidP="00042BE4">
      <w:pPr>
        <w:pStyle w:val="TableofFigures"/>
        <w:tabs>
          <w:tab w:val="right" w:leader="dot" w:pos="9350"/>
        </w:tabs>
        <w:rPr>
          <w:rFonts w:eastAsiaTheme="minorEastAsia"/>
          <w:noProof/>
          <w:sz w:val="24"/>
          <w:szCs w:val="24"/>
        </w:rPr>
      </w:pPr>
      <w:hyperlink w:anchor="_Toc132022467" w:history="1">
        <w:r w:rsidR="00042BE4" w:rsidRPr="00816966">
          <w:rPr>
            <w:rStyle w:val="Hyperlink"/>
            <w:noProof/>
            <w:sz w:val="24"/>
            <w:szCs w:val="24"/>
          </w:rPr>
          <w:t>Table 8. Data Qualifiers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_Toc132022467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23</w:t>
        </w:r>
        <w:r w:rsidR="00042BE4" w:rsidRPr="00816966">
          <w:rPr>
            <w:noProof/>
            <w:webHidden/>
            <w:sz w:val="24"/>
            <w:szCs w:val="24"/>
          </w:rPr>
          <w:fldChar w:fldCharType="end"/>
        </w:r>
      </w:hyperlink>
    </w:p>
    <w:p w14:paraId="65CB1155" w14:textId="26B6C292" w:rsidR="00042BE4" w:rsidRPr="00816966" w:rsidRDefault="00816966" w:rsidP="00042BE4">
      <w:pPr>
        <w:pStyle w:val="TableofFigures"/>
        <w:tabs>
          <w:tab w:val="right" w:leader="dot" w:pos="9350"/>
        </w:tabs>
        <w:rPr>
          <w:rFonts w:eastAsiaTheme="minorEastAsia"/>
          <w:noProof/>
          <w:sz w:val="24"/>
          <w:szCs w:val="24"/>
        </w:rPr>
      </w:pPr>
      <w:hyperlink w:anchor="_Toc132022468" w:history="1">
        <w:r w:rsidR="00042BE4" w:rsidRPr="00816966">
          <w:rPr>
            <w:rStyle w:val="Hyperlink"/>
            <w:noProof/>
            <w:sz w:val="24"/>
            <w:szCs w:val="24"/>
          </w:rPr>
          <w:t>Table 10. Sampling Locations for Agency Baseline Monitoring</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_Toc132022468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26</w:t>
        </w:r>
        <w:r w:rsidR="00042BE4" w:rsidRPr="00816966">
          <w:rPr>
            <w:noProof/>
            <w:webHidden/>
            <w:sz w:val="24"/>
            <w:szCs w:val="24"/>
          </w:rPr>
          <w:fldChar w:fldCharType="end"/>
        </w:r>
      </w:hyperlink>
    </w:p>
    <w:p w14:paraId="3A64E37D" w14:textId="2C744C31" w:rsidR="00042BE4" w:rsidRPr="00816966" w:rsidRDefault="00816966" w:rsidP="00042BE4">
      <w:pPr>
        <w:pStyle w:val="TableofFigures"/>
        <w:tabs>
          <w:tab w:val="right" w:leader="dot" w:pos="9350"/>
        </w:tabs>
        <w:rPr>
          <w:rFonts w:eastAsiaTheme="minorEastAsia"/>
          <w:noProof/>
          <w:sz w:val="24"/>
          <w:szCs w:val="24"/>
        </w:rPr>
      </w:pPr>
      <w:hyperlink w:anchor="_Toc132022469" w:history="1">
        <w:r w:rsidR="00042BE4" w:rsidRPr="00816966">
          <w:rPr>
            <w:rStyle w:val="Hyperlink"/>
            <w:noProof/>
            <w:sz w:val="24"/>
            <w:szCs w:val="24"/>
          </w:rPr>
          <w:t>Table 11. Preservation and Holding Times for Sample Analysis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_Toc132022469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29</w:t>
        </w:r>
        <w:r w:rsidR="00042BE4" w:rsidRPr="00816966">
          <w:rPr>
            <w:noProof/>
            <w:webHidden/>
            <w:sz w:val="24"/>
            <w:szCs w:val="24"/>
          </w:rPr>
          <w:fldChar w:fldCharType="end"/>
        </w:r>
      </w:hyperlink>
    </w:p>
    <w:p w14:paraId="4B7804AE" w14:textId="659D7BBC" w:rsidR="00042BE4" w:rsidRPr="00816966" w:rsidRDefault="00816966" w:rsidP="00042BE4">
      <w:pPr>
        <w:pStyle w:val="TableofFigures"/>
        <w:tabs>
          <w:tab w:val="right" w:leader="dot" w:pos="9350"/>
        </w:tabs>
        <w:rPr>
          <w:rFonts w:eastAsiaTheme="minorEastAsia"/>
          <w:noProof/>
          <w:sz w:val="24"/>
          <w:szCs w:val="24"/>
        </w:rPr>
      </w:pPr>
      <w:hyperlink w:anchor="_Toc132022470" w:history="1">
        <w:r w:rsidR="00042BE4" w:rsidRPr="00816966">
          <w:rPr>
            <w:rStyle w:val="Hyperlink"/>
            <w:noProof/>
            <w:sz w:val="24"/>
            <w:szCs w:val="24"/>
          </w:rPr>
          <w:t>Table 12. Field Quality Control Samples.</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_Toc132022470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33</w:t>
        </w:r>
        <w:r w:rsidR="00042BE4" w:rsidRPr="00816966">
          <w:rPr>
            <w:noProof/>
            <w:webHidden/>
            <w:sz w:val="24"/>
            <w:szCs w:val="24"/>
          </w:rPr>
          <w:fldChar w:fldCharType="end"/>
        </w:r>
      </w:hyperlink>
    </w:p>
    <w:p w14:paraId="565871FC" w14:textId="77777777" w:rsidR="00042BE4" w:rsidRPr="00816966" w:rsidRDefault="00042BE4" w:rsidP="00042BE4">
      <w:pPr>
        <w:rPr>
          <w:sz w:val="24"/>
          <w:szCs w:val="24"/>
        </w:rPr>
      </w:pPr>
      <w:r w:rsidRPr="00816966">
        <w:rPr>
          <w:sz w:val="24"/>
          <w:szCs w:val="24"/>
        </w:rPr>
        <w:fldChar w:fldCharType="end"/>
      </w:r>
    </w:p>
    <w:p w14:paraId="1A19A42B" w14:textId="77777777" w:rsidR="00042BE4" w:rsidRPr="00576649" w:rsidRDefault="00042BE4" w:rsidP="00042BE4">
      <w:pPr>
        <w:pStyle w:val="TOCHeading"/>
        <w:rPr>
          <w:rFonts w:ascii="Times New Roman" w:hAnsi="Times New Roman" w:cs="Times New Roman"/>
          <w:b/>
          <w:color w:val="auto"/>
          <w:sz w:val="24"/>
          <w:szCs w:val="24"/>
        </w:rPr>
      </w:pPr>
      <w:r w:rsidRPr="00576649">
        <w:rPr>
          <w:rFonts w:ascii="Times New Roman" w:hAnsi="Times New Roman" w:cs="Times New Roman"/>
          <w:b/>
          <w:color w:val="auto"/>
          <w:sz w:val="24"/>
          <w:szCs w:val="24"/>
        </w:rPr>
        <w:t>Figures</w:t>
      </w:r>
    </w:p>
    <w:p w14:paraId="64BBD45E" w14:textId="0C262817" w:rsidR="00042BE4" w:rsidRPr="00816966" w:rsidRDefault="00042BE4" w:rsidP="00042BE4">
      <w:pPr>
        <w:pStyle w:val="TableofFigures"/>
        <w:tabs>
          <w:tab w:val="right" w:leader="dot" w:pos="9350"/>
        </w:tabs>
        <w:rPr>
          <w:rFonts w:eastAsiaTheme="minorEastAsia"/>
          <w:noProof/>
          <w:sz w:val="24"/>
          <w:szCs w:val="24"/>
        </w:rPr>
      </w:pPr>
      <w:r w:rsidRPr="00816966">
        <w:rPr>
          <w:sz w:val="24"/>
          <w:szCs w:val="24"/>
        </w:rPr>
        <w:fldChar w:fldCharType="begin"/>
      </w:r>
      <w:r w:rsidRPr="00816966">
        <w:rPr>
          <w:sz w:val="24"/>
          <w:szCs w:val="24"/>
        </w:rPr>
        <w:instrText xml:space="preserve"> TOC \h \z \c "Figure" </w:instrText>
      </w:r>
      <w:r w:rsidRPr="00816966">
        <w:rPr>
          <w:sz w:val="24"/>
          <w:szCs w:val="24"/>
        </w:rPr>
        <w:fldChar w:fldCharType="separate"/>
      </w:r>
      <w:hyperlink w:anchor="_Toc132022483" w:history="1">
        <w:r w:rsidRPr="00816966">
          <w:rPr>
            <w:rStyle w:val="Hyperlink"/>
            <w:noProof/>
            <w:sz w:val="24"/>
            <w:szCs w:val="24"/>
          </w:rPr>
          <w:t>Figure 1. Project management organization</w:t>
        </w:r>
        <w:r w:rsidRPr="00816966">
          <w:rPr>
            <w:noProof/>
            <w:webHidden/>
            <w:sz w:val="24"/>
            <w:szCs w:val="24"/>
          </w:rPr>
          <w:tab/>
        </w:r>
        <w:r w:rsidRPr="00816966">
          <w:rPr>
            <w:noProof/>
            <w:webHidden/>
            <w:sz w:val="24"/>
            <w:szCs w:val="24"/>
          </w:rPr>
          <w:fldChar w:fldCharType="begin"/>
        </w:r>
        <w:r w:rsidRPr="00816966">
          <w:rPr>
            <w:noProof/>
            <w:webHidden/>
            <w:sz w:val="24"/>
            <w:szCs w:val="24"/>
          </w:rPr>
          <w:instrText xml:space="preserve"> PAGEREF _Toc132022483 \h </w:instrText>
        </w:r>
        <w:r w:rsidRPr="00816966">
          <w:rPr>
            <w:noProof/>
            <w:webHidden/>
            <w:sz w:val="24"/>
            <w:szCs w:val="24"/>
          </w:rPr>
        </w:r>
        <w:r w:rsidRPr="00816966">
          <w:rPr>
            <w:noProof/>
            <w:webHidden/>
            <w:sz w:val="24"/>
            <w:szCs w:val="24"/>
          </w:rPr>
          <w:fldChar w:fldCharType="separate"/>
        </w:r>
        <w:r w:rsidR="002A2AB2">
          <w:rPr>
            <w:noProof/>
            <w:webHidden/>
            <w:sz w:val="24"/>
            <w:szCs w:val="24"/>
          </w:rPr>
          <w:t>8</w:t>
        </w:r>
        <w:r w:rsidRPr="00816966">
          <w:rPr>
            <w:noProof/>
            <w:webHidden/>
            <w:sz w:val="24"/>
            <w:szCs w:val="24"/>
          </w:rPr>
          <w:fldChar w:fldCharType="end"/>
        </w:r>
      </w:hyperlink>
    </w:p>
    <w:p w14:paraId="14CF16AF" w14:textId="64E2C095" w:rsidR="00042BE4" w:rsidRPr="00816966" w:rsidRDefault="00816966" w:rsidP="00042BE4">
      <w:pPr>
        <w:pStyle w:val="TableofFigures"/>
        <w:tabs>
          <w:tab w:val="right" w:leader="dot" w:pos="9350"/>
        </w:tabs>
        <w:rPr>
          <w:rFonts w:eastAsiaTheme="minorEastAsia"/>
          <w:noProof/>
          <w:sz w:val="24"/>
          <w:szCs w:val="24"/>
        </w:rPr>
      </w:pPr>
      <w:hyperlink w:anchor="_Toc132022484" w:history="1">
        <w:r w:rsidR="00042BE4" w:rsidRPr="00816966">
          <w:rPr>
            <w:rStyle w:val="Hyperlink"/>
            <w:noProof/>
            <w:sz w:val="24"/>
            <w:szCs w:val="24"/>
          </w:rPr>
          <w:t>Figure 2. M</w:t>
        </w:r>
        <w:r w:rsidR="00576649">
          <w:rPr>
            <w:rStyle w:val="Hyperlink"/>
            <w:noProof/>
            <w:sz w:val="24"/>
            <w:szCs w:val="24"/>
          </w:rPr>
          <w:t>ap of</w:t>
        </w:r>
        <w:r w:rsidR="00042BE4" w:rsidRPr="00816966">
          <w:rPr>
            <w:rStyle w:val="Hyperlink"/>
            <w:noProof/>
            <w:sz w:val="24"/>
            <w:szCs w:val="24"/>
          </w:rPr>
          <w:t xml:space="preserve"> sample locations and the Kenai River watershed</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_Toc132022484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27</w:t>
        </w:r>
        <w:r w:rsidR="00042BE4" w:rsidRPr="00816966">
          <w:rPr>
            <w:noProof/>
            <w:webHidden/>
            <w:sz w:val="24"/>
            <w:szCs w:val="24"/>
          </w:rPr>
          <w:fldChar w:fldCharType="end"/>
        </w:r>
      </w:hyperlink>
    </w:p>
    <w:p w14:paraId="67A5E6B4" w14:textId="0E560A6C" w:rsidR="00042BE4" w:rsidRPr="00816966" w:rsidRDefault="00816966" w:rsidP="00042BE4">
      <w:pPr>
        <w:pStyle w:val="TableofFigures"/>
        <w:tabs>
          <w:tab w:val="right" w:leader="dot" w:pos="9350"/>
        </w:tabs>
        <w:rPr>
          <w:rFonts w:eastAsiaTheme="minorEastAsia"/>
          <w:noProof/>
          <w:sz w:val="24"/>
          <w:szCs w:val="24"/>
        </w:rPr>
      </w:pPr>
      <w:hyperlink w:anchor="_Toc132022485" w:history="1">
        <w:r w:rsidR="00042BE4" w:rsidRPr="00816966">
          <w:rPr>
            <w:rStyle w:val="Hyperlink"/>
            <w:noProof/>
            <w:sz w:val="24"/>
            <w:szCs w:val="24"/>
          </w:rPr>
          <w:t>Figure 3. Sample Container Label</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_Toc132022485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30</w:t>
        </w:r>
        <w:r w:rsidR="00042BE4" w:rsidRPr="00816966">
          <w:rPr>
            <w:noProof/>
            <w:webHidden/>
            <w:sz w:val="24"/>
            <w:szCs w:val="24"/>
          </w:rPr>
          <w:fldChar w:fldCharType="end"/>
        </w:r>
      </w:hyperlink>
    </w:p>
    <w:p w14:paraId="62906AE5" w14:textId="7D66B1A9" w:rsidR="00042BE4" w:rsidRPr="00816966" w:rsidRDefault="00816966" w:rsidP="00042BE4">
      <w:pPr>
        <w:pStyle w:val="TableofFigures"/>
        <w:tabs>
          <w:tab w:val="right" w:leader="dot" w:pos="9350"/>
        </w:tabs>
        <w:rPr>
          <w:rFonts w:eastAsiaTheme="minorEastAsia"/>
          <w:noProof/>
          <w:sz w:val="24"/>
          <w:szCs w:val="24"/>
        </w:rPr>
      </w:pPr>
      <w:hyperlink w:anchor="_Toc132022487" w:history="1">
        <w:r w:rsidR="00042BE4" w:rsidRPr="00816966">
          <w:rPr>
            <w:rStyle w:val="Hyperlink"/>
            <w:noProof/>
            <w:sz w:val="24"/>
            <w:szCs w:val="24"/>
          </w:rPr>
          <w:t>Figure 4. Data management and evaluation flowchart</w:t>
        </w:r>
        <w:r w:rsidR="00042BE4" w:rsidRPr="00816966">
          <w:rPr>
            <w:noProof/>
            <w:webHidden/>
            <w:sz w:val="24"/>
            <w:szCs w:val="24"/>
          </w:rPr>
          <w:tab/>
        </w:r>
        <w:r w:rsidR="00042BE4" w:rsidRPr="00816966">
          <w:rPr>
            <w:noProof/>
            <w:webHidden/>
            <w:sz w:val="24"/>
            <w:szCs w:val="24"/>
          </w:rPr>
          <w:fldChar w:fldCharType="begin"/>
        </w:r>
        <w:r w:rsidR="00042BE4" w:rsidRPr="00816966">
          <w:rPr>
            <w:noProof/>
            <w:webHidden/>
            <w:sz w:val="24"/>
            <w:szCs w:val="24"/>
          </w:rPr>
          <w:instrText xml:space="preserve"> PAGEREF _Toc132022487 \h </w:instrText>
        </w:r>
        <w:r w:rsidR="00042BE4" w:rsidRPr="00816966">
          <w:rPr>
            <w:noProof/>
            <w:webHidden/>
            <w:sz w:val="24"/>
            <w:szCs w:val="24"/>
          </w:rPr>
        </w:r>
        <w:r w:rsidR="00042BE4" w:rsidRPr="00816966">
          <w:rPr>
            <w:noProof/>
            <w:webHidden/>
            <w:sz w:val="24"/>
            <w:szCs w:val="24"/>
          </w:rPr>
          <w:fldChar w:fldCharType="separate"/>
        </w:r>
        <w:r w:rsidR="002A2AB2">
          <w:rPr>
            <w:noProof/>
            <w:webHidden/>
            <w:sz w:val="24"/>
            <w:szCs w:val="24"/>
          </w:rPr>
          <w:t>39</w:t>
        </w:r>
        <w:r w:rsidR="00042BE4" w:rsidRPr="00816966">
          <w:rPr>
            <w:noProof/>
            <w:webHidden/>
            <w:sz w:val="24"/>
            <w:szCs w:val="24"/>
          </w:rPr>
          <w:fldChar w:fldCharType="end"/>
        </w:r>
      </w:hyperlink>
    </w:p>
    <w:p w14:paraId="5961B56C" w14:textId="77777777" w:rsidR="00042BE4" w:rsidRPr="00816966" w:rsidRDefault="00042BE4" w:rsidP="00042BE4">
      <w:pPr>
        <w:rPr>
          <w:sz w:val="24"/>
          <w:szCs w:val="24"/>
        </w:rPr>
      </w:pPr>
      <w:r w:rsidRPr="00816966">
        <w:rPr>
          <w:sz w:val="24"/>
          <w:szCs w:val="24"/>
        </w:rPr>
        <w:fldChar w:fldCharType="end"/>
      </w:r>
    </w:p>
    <w:p w14:paraId="1479CF19" w14:textId="48E84E64" w:rsidR="00042BE4" w:rsidRPr="00576649" w:rsidRDefault="008E4680" w:rsidP="00E63832">
      <w:pPr>
        <w:pStyle w:val="TOCHeading"/>
        <w:spacing w:before="0" w:line="240" w:lineRule="auto"/>
        <w:rPr>
          <w:rFonts w:ascii="Times New Roman" w:hAnsi="Times New Roman" w:cs="Times New Roman"/>
          <w:b/>
          <w:noProof/>
          <w:color w:val="auto"/>
          <w:sz w:val="24"/>
          <w:szCs w:val="24"/>
        </w:rPr>
      </w:pPr>
      <w:r w:rsidRPr="00576649">
        <w:rPr>
          <w:rFonts w:ascii="Times New Roman" w:hAnsi="Times New Roman" w:cs="Times New Roman"/>
          <w:b/>
          <w:color w:val="auto"/>
          <w:sz w:val="24"/>
          <w:szCs w:val="24"/>
        </w:rPr>
        <w:t>Appendices</w:t>
      </w:r>
      <w:r w:rsidR="00042BE4" w:rsidRPr="00576649">
        <w:rPr>
          <w:rFonts w:ascii="Times New Roman" w:hAnsi="Times New Roman" w:cs="Times New Roman"/>
          <w:b/>
          <w:color w:val="auto"/>
          <w:sz w:val="24"/>
          <w:szCs w:val="24"/>
        </w:rPr>
        <w:fldChar w:fldCharType="begin"/>
      </w:r>
      <w:r w:rsidR="00042BE4" w:rsidRPr="00576649">
        <w:rPr>
          <w:rFonts w:ascii="Times New Roman" w:hAnsi="Times New Roman" w:cs="Times New Roman"/>
          <w:b/>
          <w:color w:val="auto"/>
          <w:sz w:val="24"/>
          <w:szCs w:val="24"/>
        </w:rPr>
        <w:instrText xml:space="preserve"> TOC \o "2-3" \h \z \t "Heading 1,1,Appendix Subheadings,1" </w:instrText>
      </w:r>
      <w:r w:rsidR="00042BE4" w:rsidRPr="00576649">
        <w:rPr>
          <w:rFonts w:ascii="Times New Roman" w:hAnsi="Times New Roman" w:cs="Times New Roman"/>
          <w:b/>
          <w:color w:val="auto"/>
          <w:sz w:val="24"/>
          <w:szCs w:val="24"/>
        </w:rPr>
        <w:fldChar w:fldCharType="separate"/>
      </w:r>
    </w:p>
    <w:p w14:paraId="200AA3E9" w14:textId="293DC5DC" w:rsidR="00042BE4" w:rsidRPr="00816966" w:rsidRDefault="00816966" w:rsidP="00E63832">
      <w:pPr>
        <w:pStyle w:val="TOC1"/>
        <w:spacing w:before="0"/>
        <w:ind w:left="0"/>
        <w:rPr>
          <w:rFonts w:eastAsiaTheme="minorEastAsia"/>
          <w:noProof/>
        </w:rPr>
      </w:pPr>
      <w:hyperlink w:anchor="_Toc132032679" w:history="1">
        <w:r w:rsidR="00042BE4" w:rsidRPr="00816966">
          <w:rPr>
            <w:rStyle w:val="Hyperlink"/>
            <w:noProof/>
          </w:rPr>
          <w:t>Appendix A: Technical Advisory Committee</w:t>
        </w:r>
        <w:r w:rsidR="000E32CE">
          <w:rPr>
            <w:rStyle w:val="Hyperlink"/>
            <w:noProof/>
          </w:rPr>
          <w:t>…………</w:t>
        </w:r>
        <w:r w:rsidR="000E32CE">
          <w:rPr>
            <w:noProof/>
            <w:webHidden/>
          </w:rPr>
          <w:t>………………………………………...</w:t>
        </w:r>
        <w:r w:rsidR="00042BE4" w:rsidRPr="00816966">
          <w:rPr>
            <w:noProof/>
            <w:webHidden/>
          </w:rPr>
          <w:fldChar w:fldCharType="begin"/>
        </w:r>
        <w:r w:rsidR="00042BE4" w:rsidRPr="00816966">
          <w:rPr>
            <w:noProof/>
            <w:webHidden/>
          </w:rPr>
          <w:instrText xml:space="preserve"> PAGEREF _Toc132032679 \h </w:instrText>
        </w:r>
        <w:r w:rsidR="00042BE4" w:rsidRPr="00816966">
          <w:rPr>
            <w:noProof/>
            <w:webHidden/>
          </w:rPr>
        </w:r>
        <w:r w:rsidR="00042BE4" w:rsidRPr="00816966">
          <w:rPr>
            <w:noProof/>
            <w:webHidden/>
          </w:rPr>
          <w:fldChar w:fldCharType="separate"/>
        </w:r>
        <w:r w:rsidR="002A2AB2">
          <w:rPr>
            <w:noProof/>
            <w:webHidden/>
          </w:rPr>
          <w:t>46</w:t>
        </w:r>
        <w:r w:rsidR="00042BE4" w:rsidRPr="00816966">
          <w:rPr>
            <w:noProof/>
            <w:webHidden/>
          </w:rPr>
          <w:fldChar w:fldCharType="end"/>
        </w:r>
      </w:hyperlink>
    </w:p>
    <w:p w14:paraId="533EF377" w14:textId="3AEE90BE" w:rsidR="00042BE4" w:rsidRPr="00816966" w:rsidRDefault="00816966" w:rsidP="00E63832">
      <w:pPr>
        <w:pStyle w:val="TOC1"/>
        <w:spacing w:before="0"/>
        <w:ind w:left="0"/>
        <w:rPr>
          <w:rFonts w:eastAsiaTheme="minorEastAsia"/>
          <w:noProof/>
        </w:rPr>
      </w:pPr>
      <w:hyperlink w:anchor="_Toc132032680" w:history="1">
        <w:r w:rsidR="00042BE4" w:rsidRPr="00816966">
          <w:rPr>
            <w:rStyle w:val="Hyperlink"/>
            <w:noProof/>
          </w:rPr>
          <w:t>Appendix B: Fieldwork Sampling SOP</w:t>
        </w:r>
        <w:r w:rsidR="00442B13">
          <w:rPr>
            <w:noProof/>
            <w:webHidden/>
          </w:rPr>
          <w:t>………………………………………………………….</w:t>
        </w:r>
        <w:r w:rsidR="00042BE4" w:rsidRPr="00816966">
          <w:rPr>
            <w:noProof/>
            <w:webHidden/>
          </w:rPr>
          <w:fldChar w:fldCharType="begin"/>
        </w:r>
        <w:r w:rsidR="00042BE4" w:rsidRPr="00816966">
          <w:rPr>
            <w:noProof/>
            <w:webHidden/>
          </w:rPr>
          <w:instrText xml:space="preserve"> PAGEREF _Toc132032680 \h </w:instrText>
        </w:r>
        <w:r w:rsidR="00042BE4" w:rsidRPr="00816966">
          <w:rPr>
            <w:noProof/>
            <w:webHidden/>
          </w:rPr>
        </w:r>
        <w:r w:rsidR="00042BE4" w:rsidRPr="00816966">
          <w:rPr>
            <w:noProof/>
            <w:webHidden/>
          </w:rPr>
          <w:fldChar w:fldCharType="separate"/>
        </w:r>
        <w:r w:rsidR="002A2AB2">
          <w:rPr>
            <w:noProof/>
            <w:webHidden/>
          </w:rPr>
          <w:t>47</w:t>
        </w:r>
        <w:r w:rsidR="00042BE4" w:rsidRPr="00816966">
          <w:rPr>
            <w:noProof/>
            <w:webHidden/>
          </w:rPr>
          <w:fldChar w:fldCharType="end"/>
        </w:r>
      </w:hyperlink>
    </w:p>
    <w:p w14:paraId="310F038F" w14:textId="6F695C0F" w:rsidR="00042BE4" w:rsidRPr="00816966" w:rsidRDefault="00816966" w:rsidP="00E63832">
      <w:pPr>
        <w:pStyle w:val="TOC1"/>
        <w:spacing w:before="0"/>
        <w:ind w:left="0"/>
        <w:rPr>
          <w:rFonts w:eastAsiaTheme="minorEastAsia"/>
          <w:noProof/>
        </w:rPr>
      </w:pPr>
      <w:hyperlink w:anchor="_Toc132032681" w:history="1">
        <w:r w:rsidR="00042BE4" w:rsidRPr="00816966">
          <w:rPr>
            <w:rStyle w:val="Hyperlink"/>
            <w:rFonts w:eastAsia="Calibri"/>
            <w:noProof/>
          </w:rPr>
          <w:t>Appendix B1: “Clean Hands, Dirty Hands” Sampling Technique</w:t>
        </w:r>
        <w:r w:rsidR="00442B13">
          <w:rPr>
            <w:noProof/>
            <w:webHidden/>
          </w:rPr>
          <w:t>………………………………</w:t>
        </w:r>
        <w:r w:rsidR="00042BE4" w:rsidRPr="00816966">
          <w:rPr>
            <w:noProof/>
            <w:webHidden/>
          </w:rPr>
          <w:fldChar w:fldCharType="begin"/>
        </w:r>
        <w:r w:rsidR="00042BE4" w:rsidRPr="00816966">
          <w:rPr>
            <w:noProof/>
            <w:webHidden/>
          </w:rPr>
          <w:instrText xml:space="preserve"> PAGEREF _Toc132032681 \h </w:instrText>
        </w:r>
        <w:r w:rsidR="00042BE4" w:rsidRPr="00816966">
          <w:rPr>
            <w:noProof/>
            <w:webHidden/>
          </w:rPr>
        </w:r>
        <w:r w:rsidR="00042BE4" w:rsidRPr="00816966">
          <w:rPr>
            <w:noProof/>
            <w:webHidden/>
          </w:rPr>
          <w:fldChar w:fldCharType="separate"/>
        </w:r>
        <w:r w:rsidR="002A2AB2">
          <w:rPr>
            <w:noProof/>
            <w:webHidden/>
          </w:rPr>
          <w:t>54</w:t>
        </w:r>
        <w:r w:rsidR="00042BE4" w:rsidRPr="00816966">
          <w:rPr>
            <w:noProof/>
            <w:webHidden/>
          </w:rPr>
          <w:fldChar w:fldCharType="end"/>
        </w:r>
      </w:hyperlink>
    </w:p>
    <w:p w14:paraId="28084AEF" w14:textId="19DCF559" w:rsidR="00042BE4" w:rsidRPr="00816966" w:rsidRDefault="00816966" w:rsidP="00E63832">
      <w:pPr>
        <w:pStyle w:val="TOC1"/>
        <w:spacing w:before="0"/>
        <w:ind w:left="0"/>
        <w:rPr>
          <w:rFonts w:eastAsiaTheme="minorEastAsia"/>
          <w:noProof/>
        </w:rPr>
      </w:pPr>
      <w:hyperlink w:anchor="_Toc132032682" w:history="1">
        <w:r w:rsidR="00042BE4" w:rsidRPr="00816966">
          <w:rPr>
            <w:rStyle w:val="Hyperlink"/>
            <w:noProof/>
          </w:rPr>
          <w:t>Appendix C: Kenai River Watershed Water Quality Monitoring Field Data Form</w:t>
        </w:r>
        <w:r w:rsidR="00442B13">
          <w:rPr>
            <w:noProof/>
            <w:webHidden/>
          </w:rPr>
          <w:t>……………..</w:t>
        </w:r>
        <w:r w:rsidR="00042BE4" w:rsidRPr="00816966">
          <w:rPr>
            <w:noProof/>
            <w:webHidden/>
          </w:rPr>
          <w:fldChar w:fldCharType="begin"/>
        </w:r>
        <w:r w:rsidR="00042BE4" w:rsidRPr="00816966">
          <w:rPr>
            <w:noProof/>
            <w:webHidden/>
          </w:rPr>
          <w:instrText xml:space="preserve"> PAGEREF _Toc132032682 \h </w:instrText>
        </w:r>
        <w:r w:rsidR="00042BE4" w:rsidRPr="00816966">
          <w:rPr>
            <w:noProof/>
            <w:webHidden/>
          </w:rPr>
        </w:r>
        <w:r w:rsidR="00042BE4" w:rsidRPr="00816966">
          <w:rPr>
            <w:noProof/>
            <w:webHidden/>
          </w:rPr>
          <w:fldChar w:fldCharType="separate"/>
        </w:r>
        <w:r w:rsidR="002A2AB2">
          <w:rPr>
            <w:noProof/>
            <w:webHidden/>
          </w:rPr>
          <w:t>55</w:t>
        </w:r>
        <w:r w:rsidR="00042BE4" w:rsidRPr="00816966">
          <w:rPr>
            <w:noProof/>
            <w:webHidden/>
          </w:rPr>
          <w:fldChar w:fldCharType="end"/>
        </w:r>
      </w:hyperlink>
    </w:p>
    <w:p w14:paraId="612F7F53" w14:textId="0DEC7B00" w:rsidR="00042BE4" w:rsidRPr="00816966" w:rsidRDefault="00816966" w:rsidP="00E63832">
      <w:pPr>
        <w:pStyle w:val="TOC1"/>
        <w:spacing w:before="0"/>
        <w:ind w:left="0"/>
        <w:rPr>
          <w:rFonts w:eastAsiaTheme="minorEastAsia"/>
          <w:noProof/>
        </w:rPr>
      </w:pPr>
      <w:hyperlink w:anchor="_Toc132032683" w:history="1">
        <w:r w:rsidR="00042BE4" w:rsidRPr="00816966">
          <w:rPr>
            <w:rStyle w:val="Hyperlink"/>
            <w:noProof/>
          </w:rPr>
          <w:t>Appendix D: Kenai River Watershed Water Quality Monitoring Chain of Custody Forms</w:t>
        </w:r>
        <w:r w:rsidR="00442B13">
          <w:rPr>
            <w:noProof/>
            <w:webHidden/>
          </w:rPr>
          <w:t>…….</w:t>
        </w:r>
        <w:r w:rsidR="00042BE4" w:rsidRPr="00816966">
          <w:rPr>
            <w:noProof/>
            <w:webHidden/>
          </w:rPr>
          <w:fldChar w:fldCharType="begin"/>
        </w:r>
        <w:r w:rsidR="00042BE4" w:rsidRPr="00816966">
          <w:rPr>
            <w:noProof/>
            <w:webHidden/>
          </w:rPr>
          <w:instrText xml:space="preserve"> PAGEREF _Toc132032683 \h </w:instrText>
        </w:r>
        <w:r w:rsidR="00042BE4" w:rsidRPr="00816966">
          <w:rPr>
            <w:noProof/>
            <w:webHidden/>
          </w:rPr>
        </w:r>
        <w:r w:rsidR="00042BE4" w:rsidRPr="00816966">
          <w:rPr>
            <w:noProof/>
            <w:webHidden/>
          </w:rPr>
          <w:fldChar w:fldCharType="separate"/>
        </w:r>
        <w:r w:rsidR="002A2AB2">
          <w:rPr>
            <w:noProof/>
            <w:webHidden/>
          </w:rPr>
          <w:t>56</w:t>
        </w:r>
        <w:r w:rsidR="00042BE4" w:rsidRPr="00816966">
          <w:rPr>
            <w:noProof/>
            <w:webHidden/>
          </w:rPr>
          <w:fldChar w:fldCharType="end"/>
        </w:r>
      </w:hyperlink>
    </w:p>
    <w:p w14:paraId="76347E72" w14:textId="1CC9887C" w:rsidR="00042BE4" w:rsidRPr="00816966" w:rsidRDefault="00816966" w:rsidP="00E63832">
      <w:pPr>
        <w:pStyle w:val="TOC1"/>
        <w:spacing w:before="0"/>
        <w:ind w:left="0"/>
        <w:rPr>
          <w:rFonts w:eastAsiaTheme="minorEastAsia"/>
          <w:noProof/>
        </w:rPr>
      </w:pPr>
      <w:hyperlink w:anchor="_Toc132032685" w:history="1">
        <w:r w:rsidR="00042BE4" w:rsidRPr="00816966">
          <w:rPr>
            <w:rStyle w:val="Hyperlink"/>
            <w:noProof/>
          </w:rPr>
          <w:t>Appendix E: Agency Baseline Lab Test Results</w:t>
        </w:r>
        <w:r w:rsidR="00442B13">
          <w:rPr>
            <w:noProof/>
            <w:webHidden/>
          </w:rPr>
          <w:t>………………………………………………...</w:t>
        </w:r>
        <w:r w:rsidR="00042BE4" w:rsidRPr="00816966">
          <w:rPr>
            <w:noProof/>
            <w:webHidden/>
          </w:rPr>
          <w:fldChar w:fldCharType="begin"/>
        </w:r>
        <w:r w:rsidR="00042BE4" w:rsidRPr="00816966">
          <w:rPr>
            <w:noProof/>
            <w:webHidden/>
          </w:rPr>
          <w:instrText xml:space="preserve"> PAGEREF _Toc132032685 \h </w:instrText>
        </w:r>
        <w:r w:rsidR="00042BE4" w:rsidRPr="00816966">
          <w:rPr>
            <w:noProof/>
            <w:webHidden/>
          </w:rPr>
        </w:r>
        <w:r w:rsidR="00042BE4" w:rsidRPr="00816966">
          <w:rPr>
            <w:noProof/>
            <w:webHidden/>
          </w:rPr>
          <w:fldChar w:fldCharType="separate"/>
        </w:r>
        <w:r w:rsidR="002A2AB2">
          <w:rPr>
            <w:noProof/>
            <w:webHidden/>
          </w:rPr>
          <w:t>60</w:t>
        </w:r>
        <w:r w:rsidR="00042BE4" w:rsidRPr="00816966">
          <w:rPr>
            <w:noProof/>
            <w:webHidden/>
          </w:rPr>
          <w:fldChar w:fldCharType="end"/>
        </w:r>
      </w:hyperlink>
    </w:p>
    <w:p w14:paraId="56E3DFD0" w14:textId="78475A07" w:rsidR="00042BE4" w:rsidRPr="00816966" w:rsidRDefault="00816966" w:rsidP="00E63832">
      <w:pPr>
        <w:pStyle w:val="TOC1"/>
        <w:spacing w:before="0"/>
        <w:ind w:left="0"/>
        <w:rPr>
          <w:rFonts w:eastAsiaTheme="minorEastAsia"/>
          <w:noProof/>
        </w:rPr>
      </w:pPr>
      <w:hyperlink w:anchor="_Toc132032686" w:history="1">
        <w:r w:rsidR="00042BE4" w:rsidRPr="00816966">
          <w:rPr>
            <w:rStyle w:val="Hyperlink"/>
            <w:noProof/>
          </w:rPr>
          <w:t>Appendix F: Hydrolab Downloads</w:t>
        </w:r>
        <w:r w:rsidR="00442B13">
          <w:rPr>
            <w:noProof/>
            <w:webHidden/>
          </w:rPr>
          <w:t>………………………………………………………………</w:t>
        </w:r>
        <w:r w:rsidR="00042BE4" w:rsidRPr="00816966">
          <w:rPr>
            <w:noProof/>
            <w:webHidden/>
          </w:rPr>
          <w:fldChar w:fldCharType="begin"/>
        </w:r>
        <w:r w:rsidR="00042BE4" w:rsidRPr="00816966">
          <w:rPr>
            <w:noProof/>
            <w:webHidden/>
          </w:rPr>
          <w:instrText xml:space="preserve"> PAGEREF _Toc132032686 \h </w:instrText>
        </w:r>
        <w:r w:rsidR="00042BE4" w:rsidRPr="00816966">
          <w:rPr>
            <w:noProof/>
            <w:webHidden/>
          </w:rPr>
        </w:r>
        <w:r w:rsidR="00042BE4" w:rsidRPr="00816966">
          <w:rPr>
            <w:noProof/>
            <w:webHidden/>
          </w:rPr>
          <w:fldChar w:fldCharType="separate"/>
        </w:r>
        <w:r w:rsidR="002A2AB2">
          <w:rPr>
            <w:noProof/>
            <w:webHidden/>
          </w:rPr>
          <w:t>61</w:t>
        </w:r>
        <w:r w:rsidR="00042BE4" w:rsidRPr="00816966">
          <w:rPr>
            <w:noProof/>
            <w:webHidden/>
          </w:rPr>
          <w:fldChar w:fldCharType="end"/>
        </w:r>
      </w:hyperlink>
    </w:p>
    <w:p w14:paraId="7F0E06E6" w14:textId="456FDA92" w:rsidR="00042BE4" w:rsidRPr="00816966" w:rsidRDefault="00816966" w:rsidP="00E63832">
      <w:pPr>
        <w:pStyle w:val="TOC1"/>
        <w:spacing w:before="0"/>
        <w:ind w:left="0"/>
        <w:rPr>
          <w:rFonts w:eastAsiaTheme="minorEastAsia"/>
          <w:noProof/>
        </w:rPr>
      </w:pPr>
      <w:hyperlink w:anchor="_Toc132032687" w:history="1">
        <w:r w:rsidR="00042BE4" w:rsidRPr="00816966">
          <w:rPr>
            <w:rStyle w:val="Hyperlink"/>
            <w:noProof/>
          </w:rPr>
          <w:t>Appendix F: Minisonde Calibration Record</w:t>
        </w:r>
        <w:r w:rsidR="00442B13">
          <w:rPr>
            <w:noProof/>
            <w:webHidden/>
          </w:rPr>
          <w:t>……………………………………………………..</w:t>
        </w:r>
        <w:r w:rsidR="00042BE4" w:rsidRPr="00816966">
          <w:rPr>
            <w:noProof/>
            <w:webHidden/>
          </w:rPr>
          <w:fldChar w:fldCharType="begin"/>
        </w:r>
        <w:r w:rsidR="00042BE4" w:rsidRPr="00816966">
          <w:rPr>
            <w:noProof/>
            <w:webHidden/>
          </w:rPr>
          <w:instrText xml:space="preserve"> PAGEREF _Toc132032687 \h </w:instrText>
        </w:r>
        <w:r w:rsidR="00042BE4" w:rsidRPr="00816966">
          <w:rPr>
            <w:noProof/>
            <w:webHidden/>
          </w:rPr>
        </w:r>
        <w:r w:rsidR="00042BE4" w:rsidRPr="00816966">
          <w:rPr>
            <w:noProof/>
            <w:webHidden/>
          </w:rPr>
          <w:fldChar w:fldCharType="separate"/>
        </w:r>
        <w:r w:rsidR="002A2AB2">
          <w:rPr>
            <w:noProof/>
            <w:webHidden/>
          </w:rPr>
          <w:t>62</w:t>
        </w:r>
        <w:r w:rsidR="00042BE4" w:rsidRPr="00816966">
          <w:rPr>
            <w:noProof/>
            <w:webHidden/>
          </w:rPr>
          <w:fldChar w:fldCharType="end"/>
        </w:r>
      </w:hyperlink>
    </w:p>
    <w:p w14:paraId="582BABAD" w14:textId="5AE4BFA9" w:rsidR="00042BE4" w:rsidRPr="00816966" w:rsidRDefault="00816966" w:rsidP="00E63832">
      <w:pPr>
        <w:pStyle w:val="TOC1"/>
        <w:spacing w:before="0"/>
        <w:ind w:left="0"/>
        <w:rPr>
          <w:rFonts w:eastAsiaTheme="minorEastAsia"/>
          <w:noProof/>
        </w:rPr>
      </w:pPr>
      <w:hyperlink w:anchor="_Toc132032688" w:history="1">
        <w:r w:rsidR="00042BE4" w:rsidRPr="00816966">
          <w:rPr>
            <w:rStyle w:val="Hyperlink"/>
            <w:noProof/>
          </w:rPr>
          <w:t>Appendix G: Stream Temperature Monitoring Field Data Sheet</w:t>
        </w:r>
        <w:r w:rsidR="00442B13">
          <w:rPr>
            <w:noProof/>
            <w:webHidden/>
          </w:rPr>
          <w:t>………………………………..</w:t>
        </w:r>
        <w:r w:rsidR="00042BE4" w:rsidRPr="00816966">
          <w:rPr>
            <w:noProof/>
            <w:webHidden/>
          </w:rPr>
          <w:fldChar w:fldCharType="begin"/>
        </w:r>
        <w:r w:rsidR="00042BE4" w:rsidRPr="00816966">
          <w:rPr>
            <w:noProof/>
            <w:webHidden/>
          </w:rPr>
          <w:instrText xml:space="preserve"> PAGEREF _Toc132032688 \h </w:instrText>
        </w:r>
        <w:r w:rsidR="00042BE4" w:rsidRPr="00816966">
          <w:rPr>
            <w:noProof/>
            <w:webHidden/>
          </w:rPr>
        </w:r>
        <w:r w:rsidR="00042BE4" w:rsidRPr="00816966">
          <w:rPr>
            <w:noProof/>
            <w:webHidden/>
          </w:rPr>
          <w:fldChar w:fldCharType="separate"/>
        </w:r>
        <w:r w:rsidR="002A2AB2">
          <w:rPr>
            <w:noProof/>
            <w:webHidden/>
          </w:rPr>
          <w:t>63</w:t>
        </w:r>
        <w:r w:rsidR="00042BE4" w:rsidRPr="00816966">
          <w:rPr>
            <w:noProof/>
            <w:webHidden/>
          </w:rPr>
          <w:fldChar w:fldCharType="end"/>
        </w:r>
      </w:hyperlink>
    </w:p>
    <w:p w14:paraId="1E65EB15" w14:textId="66D3EAB4" w:rsidR="00042BE4" w:rsidRPr="00816966" w:rsidRDefault="00816966" w:rsidP="00E63832">
      <w:pPr>
        <w:pStyle w:val="TOC1"/>
        <w:spacing w:before="0"/>
        <w:ind w:left="0"/>
        <w:rPr>
          <w:rFonts w:eastAsiaTheme="minorEastAsia"/>
          <w:noProof/>
        </w:rPr>
      </w:pPr>
      <w:hyperlink w:anchor="_Toc132032689" w:history="1">
        <w:r w:rsidR="00042BE4" w:rsidRPr="00816966">
          <w:rPr>
            <w:rStyle w:val="Hyperlink"/>
            <w:noProof/>
          </w:rPr>
          <w:t>Appendix H: Standard Calibration Procedure for Hydrolab Minisonde MS 5</w:t>
        </w:r>
        <w:r w:rsidR="00442B13">
          <w:rPr>
            <w:noProof/>
            <w:webHidden/>
          </w:rPr>
          <w:t>…………………..</w:t>
        </w:r>
        <w:r w:rsidR="00042BE4" w:rsidRPr="00816966">
          <w:rPr>
            <w:noProof/>
            <w:webHidden/>
          </w:rPr>
          <w:fldChar w:fldCharType="begin"/>
        </w:r>
        <w:r w:rsidR="00042BE4" w:rsidRPr="00816966">
          <w:rPr>
            <w:noProof/>
            <w:webHidden/>
          </w:rPr>
          <w:instrText xml:space="preserve"> PAGEREF _Toc132032689 \h </w:instrText>
        </w:r>
        <w:r w:rsidR="00042BE4" w:rsidRPr="00816966">
          <w:rPr>
            <w:noProof/>
            <w:webHidden/>
          </w:rPr>
        </w:r>
        <w:r w:rsidR="00042BE4" w:rsidRPr="00816966">
          <w:rPr>
            <w:noProof/>
            <w:webHidden/>
          </w:rPr>
          <w:fldChar w:fldCharType="separate"/>
        </w:r>
        <w:r w:rsidR="002A2AB2">
          <w:rPr>
            <w:noProof/>
            <w:webHidden/>
          </w:rPr>
          <w:t>65</w:t>
        </w:r>
        <w:r w:rsidR="00042BE4" w:rsidRPr="00816966">
          <w:rPr>
            <w:noProof/>
            <w:webHidden/>
          </w:rPr>
          <w:fldChar w:fldCharType="end"/>
        </w:r>
      </w:hyperlink>
    </w:p>
    <w:p w14:paraId="46F8594C" w14:textId="28EFBF81" w:rsidR="00042BE4" w:rsidRPr="00816966" w:rsidRDefault="00816966" w:rsidP="00E63832">
      <w:pPr>
        <w:pStyle w:val="TOC1"/>
        <w:spacing w:before="0"/>
        <w:ind w:left="0"/>
        <w:rPr>
          <w:rFonts w:eastAsiaTheme="minorEastAsia"/>
          <w:noProof/>
        </w:rPr>
      </w:pPr>
      <w:hyperlink w:anchor="_Toc132032690" w:history="1">
        <w:r w:rsidR="00042BE4" w:rsidRPr="00816966">
          <w:rPr>
            <w:rStyle w:val="Hyperlink"/>
            <w:noProof/>
          </w:rPr>
          <w:t>Appendix I: YSI Temperature Meter QA</w:t>
        </w:r>
        <w:r w:rsidR="00442B13">
          <w:rPr>
            <w:noProof/>
            <w:webHidden/>
          </w:rPr>
          <w:t>………………………………………………………..</w:t>
        </w:r>
        <w:r w:rsidR="00042BE4" w:rsidRPr="00816966">
          <w:rPr>
            <w:noProof/>
            <w:webHidden/>
          </w:rPr>
          <w:fldChar w:fldCharType="begin"/>
        </w:r>
        <w:r w:rsidR="00042BE4" w:rsidRPr="00816966">
          <w:rPr>
            <w:noProof/>
            <w:webHidden/>
          </w:rPr>
          <w:instrText xml:space="preserve"> PAGEREF _Toc132032690 \h </w:instrText>
        </w:r>
        <w:r w:rsidR="00042BE4" w:rsidRPr="00816966">
          <w:rPr>
            <w:noProof/>
            <w:webHidden/>
          </w:rPr>
        </w:r>
        <w:r w:rsidR="00042BE4" w:rsidRPr="00816966">
          <w:rPr>
            <w:noProof/>
            <w:webHidden/>
          </w:rPr>
          <w:fldChar w:fldCharType="separate"/>
        </w:r>
        <w:r w:rsidR="002A2AB2">
          <w:rPr>
            <w:noProof/>
            <w:webHidden/>
          </w:rPr>
          <w:t>70</w:t>
        </w:r>
        <w:r w:rsidR="00042BE4" w:rsidRPr="00816966">
          <w:rPr>
            <w:noProof/>
            <w:webHidden/>
          </w:rPr>
          <w:fldChar w:fldCharType="end"/>
        </w:r>
      </w:hyperlink>
    </w:p>
    <w:p w14:paraId="40869C30" w14:textId="5D352E61" w:rsidR="00042BE4" w:rsidRPr="00816966" w:rsidRDefault="00816966" w:rsidP="00E63832">
      <w:pPr>
        <w:pStyle w:val="TOC1"/>
        <w:spacing w:before="0"/>
        <w:ind w:left="0"/>
        <w:rPr>
          <w:rFonts w:eastAsiaTheme="minorEastAsia"/>
          <w:noProof/>
        </w:rPr>
      </w:pPr>
      <w:hyperlink w:anchor="_Toc132032691" w:history="1">
        <w:r w:rsidR="00042BE4" w:rsidRPr="00816966">
          <w:rPr>
            <w:rStyle w:val="Hyperlink"/>
            <w:noProof/>
          </w:rPr>
          <w:t>Appendix J: Calibration Standards Record Form</w:t>
        </w:r>
        <w:r w:rsidR="00442B13">
          <w:rPr>
            <w:noProof/>
            <w:webHidden/>
          </w:rPr>
          <w:t>………………………………………………..</w:t>
        </w:r>
        <w:r w:rsidR="00042BE4" w:rsidRPr="00816966">
          <w:rPr>
            <w:noProof/>
            <w:webHidden/>
          </w:rPr>
          <w:fldChar w:fldCharType="begin"/>
        </w:r>
        <w:r w:rsidR="00042BE4" w:rsidRPr="00816966">
          <w:rPr>
            <w:noProof/>
            <w:webHidden/>
          </w:rPr>
          <w:instrText xml:space="preserve"> PAGEREF _Toc132032691 \h </w:instrText>
        </w:r>
        <w:r w:rsidR="00042BE4" w:rsidRPr="00816966">
          <w:rPr>
            <w:noProof/>
            <w:webHidden/>
          </w:rPr>
        </w:r>
        <w:r w:rsidR="00042BE4" w:rsidRPr="00816966">
          <w:rPr>
            <w:noProof/>
            <w:webHidden/>
          </w:rPr>
          <w:fldChar w:fldCharType="separate"/>
        </w:r>
        <w:r w:rsidR="002A2AB2">
          <w:rPr>
            <w:noProof/>
            <w:webHidden/>
          </w:rPr>
          <w:t>71</w:t>
        </w:r>
        <w:r w:rsidR="00042BE4" w:rsidRPr="00816966">
          <w:rPr>
            <w:noProof/>
            <w:webHidden/>
          </w:rPr>
          <w:fldChar w:fldCharType="end"/>
        </w:r>
      </w:hyperlink>
    </w:p>
    <w:p w14:paraId="0722C6A4" w14:textId="49071EF4" w:rsidR="00042BE4" w:rsidRPr="00816966" w:rsidRDefault="00816966" w:rsidP="00E63832">
      <w:pPr>
        <w:pStyle w:val="TOC1"/>
        <w:spacing w:before="0"/>
        <w:ind w:left="0"/>
        <w:rPr>
          <w:rFonts w:eastAsiaTheme="minorEastAsia"/>
          <w:noProof/>
        </w:rPr>
      </w:pPr>
      <w:hyperlink w:anchor="_Toc132032692" w:history="1">
        <w:r w:rsidR="00042BE4" w:rsidRPr="00816966">
          <w:rPr>
            <w:rStyle w:val="Hyperlink"/>
            <w:noProof/>
          </w:rPr>
          <w:t>Appendix K: Laboratory Certificates of Analysis</w:t>
        </w:r>
        <w:r w:rsidR="00442B13">
          <w:rPr>
            <w:noProof/>
            <w:webHidden/>
          </w:rPr>
          <w:t>……………………………………………….</w:t>
        </w:r>
        <w:r w:rsidR="00042BE4" w:rsidRPr="00816966">
          <w:rPr>
            <w:noProof/>
            <w:webHidden/>
          </w:rPr>
          <w:fldChar w:fldCharType="begin"/>
        </w:r>
        <w:r w:rsidR="00042BE4" w:rsidRPr="00816966">
          <w:rPr>
            <w:noProof/>
            <w:webHidden/>
          </w:rPr>
          <w:instrText xml:space="preserve"> PAGEREF _Toc132032692 \h </w:instrText>
        </w:r>
        <w:r w:rsidR="00042BE4" w:rsidRPr="00816966">
          <w:rPr>
            <w:noProof/>
            <w:webHidden/>
          </w:rPr>
        </w:r>
        <w:r w:rsidR="00042BE4" w:rsidRPr="00816966">
          <w:rPr>
            <w:noProof/>
            <w:webHidden/>
          </w:rPr>
          <w:fldChar w:fldCharType="separate"/>
        </w:r>
        <w:r w:rsidR="002A2AB2">
          <w:rPr>
            <w:noProof/>
            <w:webHidden/>
          </w:rPr>
          <w:t>72</w:t>
        </w:r>
        <w:r w:rsidR="00042BE4" w:rsidRPr="00816966">
          <w:rPr>
            <w:noProof/>
            <w:webHidden/>
          </w:rPr>
          <w:fldChar w:fldCharType="end"/>
        </w:r>
      </w:hyperlink>
    </w:p>
    <w:p w14:paraId="1814C32A" w14:textId="66629797" w:rsidR="000E32CE" w:rsidRPr="00816966" w:rsidRDefault="00042BE4" w:rsidP="00E63832">
      <w:pPr>
        <w:pStyle w:val="TOC1"/>
        <w:spacing w:before="0"/>
        <w:ind w:left="0"/>
        <w:rPr>
          <w:ins w:id="139" w:author="Benjamin Meyer" w:date="2023-04-18T11:14:00Z"/>
          <w:rFonts w:eastAsiaTheme="minorEastAsia"/>
          <w:noProof/>
        </w:rPr>
      </w:pPr>
      <w:r w:rsidRPr="00816966">
        <w:fldChar w:fldCharType="end"/>
      </w:r>
      <w:ins w:id="140" w:author="Benjamin Meyer" w:date="2023-04-18T11:14:00Z">
        <w:r w:rsidR="000E32CE" w:rsidRPr="002A2AB2">
          <w:rPr>
            <w:noProof/>
          </w:rPr>
          <w:t>Appendix L: Data Evaluation Checklist</w:t>
        </w:r>
      </w:ins>
      <w:r w:rsidR="00442B13">
        <w:rPr>
          <w:noProof/>
          <w:webHidden/>
        </w:rPr>
        <w:t>…………………………………………………………</w:t>
      </w:r>
      <w:r w:rsidR="002A2AB2">
        <w:rPr>
          <w:noProof/>
          <w:webHidden/>
        </w:rPr>
        <w:t>73</w:t>
      </w:r>
    </w:p>
    <w:p w14:paraId="00C1AA36" w14:textId="77777777" w:rsidR="00042BE4" w:rsidRPr="00816966" w:rsidRDefault="00042BE4" w:rsidP="00042BE4">
      <w:pPr>
        <w:rPr>
          <w:sz w:val="24"/>
          <w:szCs w:val="24"/>
        </w:rPr>
      </w:pPr>
      <w:r w:rsidRPr="00816966">
        <w:rPr>
          <w:sz w:val="24"/>
          <w:szCs w:val="24"/>
        </w:rPr>
        <w:br w:type="page"/>
      </w:r>
    </w:p>
    <w:p w14:paraId="634DCF68" w14:textId="77777777" w:rsidR="00015BB1" w:rsidRPr="00816966" w:rsidRDefault="00015BB1" w:rsidP="00015BB1">
      <w:pPr>
        <w:pStyle w:val="Heading2"/>
        <w:ind w:left="0"/>
        <w:rPr>
          <w:ins w:id="141" w:author="Benjamin Meyer" w:date="2023-04-18T14:02:00Z"/>
        </w:rPr>
      </w:pPr>
      <w:bookmarkStart w:id="142" w:name="_Toc112073500"/>
      <w:bookmarkStart w:id="143" w:name="_Toc117087842"/>
      <w:bookmarkStart w:id="144" w:name="_Toc125960332"/>
      <w:bookmarkStart w:id="145" w:name="_Toc125983994"/>
      <w:bookmarkStart w:id="146" w:name="_Toc125984275"/>
      <w:bookmarkStart w:id="147" w:name="_Toc132032646"/>
      <w:commentRangeStart w:id="148"/>
      <w:ins w:id="149" w:author="Benjamin Meyer" w:date="2023-04-18T14:02:00Z">
        <w:r w:rsidRPr="00816966">
          <w:lastRenderedPageBreak/>
          <w:t>Acronyms</w:t>
        </w:r>
        <w:bookmarkEnd w:id="147"/>
        <w:commentRangeEnd w:id="148"/>
        <w:r w:rsidRPr="00816966">
          <w:rPr>
            <w:rStyle w:val="CommentReference"/>
            <w:sz w:val="24"/>
            <w:szCs w:val="24"/>
          </w:rPr>
          <w:commentReference w:id="148"/>
        </w:r>
      </w:ins>
    </w:p>
    <w:p w14:paraId="3B1AC5D6" w14:textId="77777777" w:rsidR="00015BB1" w:rsidRPr="00816966" w:rsidRDefault="00015BB1" w:rsidP="00CD7519">
      <w:pPr>
        <w:pStyle w:val="BodyText"/>
        <w:numPr>
          <w:ilvl w:val="0"/>
          <w:numId w:val="37"/>
        </w:numPr>
        <w:spacing w:before="240"/>
        <w:rPr>
          <w:ins w:id="150" w:author="Benjamin Meyer" w:date="2023-04-18T14:02:00Z"/>
        </w:rPr>
      </w:pPr>
      <w:ins w:id="151" w:author="Benjamin Meyer" w:date="2023-04-18T14:02:00Z">
        <w:r w:rsidRPr="00816966">
          <w:t>ADEC – Alaska Department of Environmental Conservation</w:t>
        </w:r>
      </w:ins>
    </w:p>
    <w:p w14:paraId="0D2482A7" w14:textId="77777777" w:rsidR="00015BB1" w:rsidRPr="000E32CE" w:rsidRDefault="00015BB1" w:rsidP="00CD7519">
      <w:pPr>
        <w:pStyle w:val="ListParagraph"/>
        <w:numPr>
          <w:ilvl w:val="0"/>
          <w:numId w:val="37"/>
        </w:numPr>
        <w:ind w:right="282"/>
        <w:rPr>
          <w:ins w:id="152" w:author="Benjamin Meyer" w:date="2023-04-18T14:02:00Z"/>
          <w:b/>
          <w:sz w:val="24"/>
          <w:szCs w:val="24"/>
        </w:rPr>
      </w:pPr>
      <w:ins w:id="153" w:author="Benjamin Meyer" w:date="2023-04-18T14:02:00Z">
        <w:r w:rsidRPr="000E32CE">
          <w:rPr>
            <w:sz w:val="24"/>
            <w:szCs w:val="24"/>
          </w:rPr>
          <w:t>ADEC DOW – ADEC</w:t>
        </w:r>
        <w:r>
          <w:rPr>
            <w:sz w:val="24"/>
            <w:szCs w:val="24"/>
          </w:rPr>
          <w:t xml:space="preserve"> </w:t>
        </w:r>
        <w:r w:rsidRPr="000E32CE">
          <w:rPr>
            <w:sz w:val="24"/>
            <w:szCs w:val="24"/>
          </w:rPr>
          <w:t>Division of Water</w:t>
        </w:r>
      </w:ins>
    </w:p>
    <w:p w14:paraId="4CB50753" w14:textId="77777777" w:rsidR="00015BB1" w:rsidRPr="00816966" w:rsidRDefault="00015BB1" w:rsidP="00CD7519">
      <w:pPr>
        <w:pStyle w:val="BodyText"/>
        <w:numPr>
          <w:ilvl w:val="0"/>
          <w:numId w:val="37"/>
        </w:numPr>
        <w:rPr>
          <w:ins w:id="154" w:author="Benjamin Meyer" w:date="2023-04-18T14:02:00Z"/>
        </w:rPr>
      </w:pPr>
      <w:ins w:id="155" w:author="Benjamin Meyer" w:date="2023-04-18T14:02:00Z">
        <w:r w:rsidRPr="00816966">
          <w:t xml:space="preserve">ADEC WQS – Water Quality Standards </w:t>
        </w:r>
      </w:ins>
    </w:p>
    <w:p w14:paraId="57E6E001" w14:textId="77777777" w:rsidR="00015BB1" w:rsidRPr="00816966" w:rsidRDefault="00015BB1" w:rsidP="00CD7519">
      <w:pPr>
        <w:pStyle w:val="BodyText"/>
        <w:numPr>
          <w:ilvl w:val="0"/>
          <w:numId w:val="37"/>
        </w:numPr>
        <w:rPr>
          <w:ins w:id="156" w:author="Benjamin Meyer" w:date="2023-04-18T14:02:00Z"/>
        </w:rPr>
      </w:pPr>
      <w:ins w:id="157" w:author="Benjamin Meyer" w:date="2023-04-18T14:02:00Z">
        <w:r w:rsidRPr="00816966">
          <w:t>AWQMS – Ambient Water Quality Monitoring System</w:t>
        </w:r>
      </w:ins>
    </w:p>
    <w:p w14:paraId="4F2C72EF" w14:textId="77777777" w:rsidR="00015BB1" w:rsidRPr="00816966" w:rsidRDefault="00015BB1" w:rsidP="00CD7519">
      <w:pPr>
        <w:pStyle w:val="BodyText"/>
        <w:numPr>
          <w:ilvl w:val="0"/>
          <w:numId w:val="37"/>
        </w:numPr>
        <w:rPr>
          <w:ins w:id="158" w:author="Benjamin Meyer" w:date="2023-04-18T14:02:00Z"/>
        </w:rPr>
      </w:pPr>
      <w:ins w:id="159" w:author="Benjamin Meyer" w:date="2023-04-18T14:02:00Z">
        <w:r w:rsidRPr="00816966">
          <w:t xml:space="preserve">BTEX – Benzene, Toluene, Ethylbenzene, Xylene </w:t>
        </w:r>
      </w:ins>
    </w:p>
    <w:p w14:paraId="77421C3A" w14:textId="77777777" w:rsidR="00015BB1" w:rsidRPr="00816966" w:rsidRDefault="00015BB1" w:rsidP="00CD7519">
      <w:pPr>
        <w:pStyle w:val="BodyText"/>
        <w:numPr>
          <w:ilvl w:val="0"/>
          <w:numId w:val="37"/>
        </w:numPr>
        <w:rPr>
          <w:ins w:id="160" w:author="Benjamin Meyer" w:date="2023-04-18T14:02:00Z"/>
        </w:rPr>
      </w:pPr>
      <w:ins w:id="161" w:author="Benjamin Meyer" w:date="2023-04-18T14:02:00Z">
        <w:r w:rsidRPr="00816966">
          <w:t xml:space="preserve">COC – Chain of Custody </w:t>
        </w:r>
      </w:ins>
    </w:p>
    <w:p w14:paraId="3E41E25E" w14:textId="77777777" w:rsidR="00015BB1" w:rsidRPr="00816966" w:rsidRDefault="00015BB1" w:rsidP="00CD7519">
      <w:pPr>
        <w:pStyle w:val="BodyText"/>
        <w:numPr>
          <w:ilvl w:val="0"/>
          <w:numId w:val="37"/>
        </w:numPr>
        <w:rPr>
          <w:ins w:id="162" w:author="Benjamin Meyer" w:date="2023-04-18T14:02:00Z"/>
        </w:rPr>
      </w:pPr>
      <w:ins w:id="163" w:author="Benjamin Meyer" w:date="2023-04-18T14:02:00Z">
        <w:r w:rsidRPr="00816966">
          <w:t>CWA – Clean Water Act</w:t>
        </w:r>
      </w:ins>
    </w:p>
    <w:p w14:paraId="00960F63" w14:textId="77777777" w:rsidR="00015BB1" w:rsidRDefault="00015BB1" w:rsidP="00CD7519">
      <w:pPr>
        <w:pStyle w:val="BodyText"/>
        <w:numPr>
          <w:ilvl w:val="0"/>
          <w:numId w:val="37"/>
        </w:numPr>
        <w:rPr>
          <w:ins w:id="164" w:author="Benjamin Meyer" w:date="2023-04-18T14:02:00Z"/>
        </w:rPr>
      </w:pPr>
      <w:ins w:id="165" w:author="Benjamin Meyer" w:date="2023-04-18T14:02:00Z">
        <w:r w:rsidRPr="00816966">
          <w:t>DL – Detection Limit</w:t>
        </w:r>
      </w:ins>
    </w:p>
    <w:p w14:paraId="17D8F746" w14:textId="77777777" w:rsidR="00015BB1" w:rsidRPr="00816966" w:rsidRDefault="00015BB1" w:rsidP="00CD7519">
      <w:pPr>
        <w:pStyle w:val="BodyText"/>
        <w:numPr>
          <w:ilvl w:val="0"/>
          <w:numId w:val="37"/>
        </w:numPr>
        <w:rPr>
          <w:ins w:id="166" w:author="Benjamin Meyer" w:date="2023-04-18T14:02:00Z"/>
        </w:rPr>
      </w:pPr>
      <w:ins w:id="167" w:author="Benjamin Meyer" w:date="2023-04-18T14:02:00Z">
        <w:r w:rsidRPr="00816966">
          <w:t>EPA – Environmental Protection Agency</w:t>
        </w:r>
      </w:ins>
    </w:p>
    <w:p w14:paraId="7992F5A5" w14:textId="77777777" w:rsidR="00015BB1" w:rsidRPr="00816966" w:rsidRDefault="00015BB1" w:rsidP="00CD7519">
      <w:pPr>
        <w:pStyle w:val="BodyText"/>
        <w:numPr>
          <w:ilvl w:val="0"/>
          <w:numId w:val="37"/>
        </w:numPr>
        <w:rPr>
          <w:ins w:id="168" w:author="Benjamin Meyer" w:date="2023-04-18T14:02:00Z"/>
        </w:rPr>
      </w:pPr>
      <w:ins w:id="169" w:author="Benjamin Meyer" w:date="2023-04-18T14:02:00Z">
        <w:r w:rsidRPr="00816966">
          <w:t xml:space="preserve">EPA WQP – EPA Water Quality Portal </w:t>
        </w:r>
      </w:ins>
    </w:p>
    <w:p w14:paraId="15E6AFA5" w14:textId="77777777" w:rsidR="00015BB1" w:rsidRPr="00816966" w:rsidRDefault="00015BB1" w:rsidP="00CD7519">
      <w:pPr>
        <w:pStyle w:val="BodyText"/>
        <w:numPr>
          <w:ilvl w:val="0"/>
          <w:numId w:val="37"/>
        </w:numPr>
        <w:rPr>
          <w:ins w:id="170" w:author="Benjamin Meyer" w:date="2023-04-18T14:02:00Z"/>
        </w:rPr>
      </w:pPr>
      <w:ins w:id="171" w:author="Benjamin Meyer" w:date="2023-04-18T14:02:00Z">
        <w:r w:rsidRPr="00816966">
          <w:t>EPA WQX – EPA Water Quality Exchange</w:t>
        </w:r>
      </w:ins>
    </w:p>
    <w:p w14:paraId="4DED1000" w14:textId="77777777" w:rsidR="00015BB1" w:rsidRPr="00816966" w:rsidRDefault="00015BB1" w:rsidP="00CD7519">
      <w:pPr>
        <w:pStyle w:val="BodyText"/>
        <w:numPr>
          <w:ilvl w:val="0"/>
          <w:numId w:val="37"/>
        </w:numPr>
        <w:rPr>
          <w:ins w:id="172" w:author="Benjamin Meyer" w:date="2023-04-18T14:02:00Z"/>
        </w:rPr>
      </w:pPr>
      <w:ins w:id="173" w:author="Benjamin Meyer" w:date="2023-04-18T14:02:00Z">
        <w:r w:rsidRPr="00816966">
          <w:t>IDL – Instrument Detection Limit</w:t>
        </w:r>
      </w:ins>
    </w:p>
    <w:p w14:paraId="1A8BBFA5" w14:textId="77777777" w:rsidR="00015BB1" w:rsidRPr="00816966" w:rsidRDefault="00015BB1" w:rsidP="00CD7519">
      <w:pPr>
        <w:pStyle w:val="BodyText"/>
        <w:numPr>
          <w:ilvl w:val="0"/>
          <w:numId w:val="37"/>
        </w:numPr>
        <w:rPr>
          <w:ins w:id="174" w:author="Benjamin Meyer" w:date="2023-04-18T14:02:00Z"/>
        </w:rPr>
      </w:pPr>
      <w:ins w:id="175" w:author="Benjamin Meyer" w:date="2023-04-18T14:02:00Z">
        <w:r w:rsidRPr="00816966">
          <w:t>KWF – Kenai Watershed Forum</w:t>
        </w:r>
      </w:ins>
    </w:p>
    <w:p w14:paraId="7E43E924" w14:textId="77777777" w:rsidR="00015BB1" w:rsidRPr="00816966" w:rsidRDefault="00015BB1" w:rsidP="00CD7519">
      <w:pPr>
        <w:pStyle w:val="BodyText"/>
        <w:numPr>
          <w:ilvl w:val="0"/>
          <w:numId w:val="37"/>
        </w:numPr>
        <w:tabs>
          <w:tab w:val="left" w:leader="dot" w:pos="8969"/>
        </w:tabs>
        <w:rPr>
          <w:ins w:id="176" w:author="Benjamin Meyer" w:date="2023-04-18T14:02:00Z"/>
        </w:rPr>
      </w:pPr>
      <w:ins w:id="177" w:author="Benjamin Meyer" w:date="2023-04-18T14:02:00Z">
        <w:r w:rsidRPr="00816966">
          <w:t>LCS – Laboratory Control Sample</w:t>
        </w:r>
      </w:ins>
    </w:p>
    <w:p w14:paraId="0E53FFDE" w14:textId="77777777" w:rsidR="00015BB1" w:rsidRDefault="00015BB1" w:rsidP="00CD7519">
      <w:pPr>
        <w:pStyle w:val="BodyText"/>
        <w:numPr>
          <w:ilvl w:val="0"/>
          <w:numId w:val="37"/>
        </w:numPr>
        <w:rPr>
          <w:ins w:id="178" w:author="Benjamin Meyer" w:date="2023-04-18T14:02:00Z"/>
        </w:rPr>
      </w:pPr>
      <w:ins w:id="179" w:author="Benjamin Meyer" w:date="2023-04-18T14:02:00Z">
        <w:r w:rsidRPr="00816966">
          <w:t>LFB – Laboratory Fortified Blank</w:t>
        </w:r>
      </w:ins>
    </w:p>
    <w:p w14:paraId="478BAFCE" w14:textId="77777777" w:rsidR="00015BB1" w:rsidRPr="000E32CE" w:rsidRDefault="00015BB1" w:rsidP="00CD7519">
      <w:pPr>
        <w:pStyle w:val="BodyText"/>
        <w:numPr>
          <w:ilvl w:val="0"/>
          <w:numId w:val="37"/>
        </w:numPr>
        <w:rPr>
          <w:ins w:id="180" w:author="Benjamin Meyer" w:date="2023-04-18T14:02:00Z"/>
        </w:rPr>
      </w:pPr>
      <w:ins w:id="181" w:author="Benjamin Meyer" w:date="2023-04-18T14:02:00Z">
        <w:r w:rsidRPr="00816966">
          <w:t xml:space="preserve">LOQ – </w:t>
        </w:r>
        <w:r w:rsidRPr="000E32CE">
          <w:t>Level of</w:t>
        </w:r>
        <w:r w:rsidRPr="000E32CE">
          <w:rPr>
            <w:b/>
          </w:rPr>
          <w:t xml:space="preserve"> </w:t>
        </w:r>
        <w:r w:rsidRPr="000E32CE">
          <w:t>Quantitation</w:t>
        </w:r>
      </w:ins>
    </w:p>
    <w:p w14:paraId="54E4489A" w14:textId="77777777" w:rsidR="00015BB1" w:rsidRPr="00816966" w:rsidRDefault="00015BB1" w:rsidP="00CD7519">
      <w:pPr>
        <w:pStyle w:val="BodyText"/>
        <w:numPr>
          <w:ilvl w:val="0"/>
          <w:numId w:val="37"/>
        </w:numPr>
        <w:rPr>
          <w:ins w:id="182" w:author="Benjamin Meyer" w:date="2023-04-18T14:02:00Z"/>
        </w:rPr>
      </w:pPr>
      <w:ins w:id="183" w:author="Benjamin Meyer" w:date="2023-04-18T14:02:00Z">
        <w:r w:rsidRPr="00816966">
          <w:t>MS – Matrix Spike</w:t>
        </w:r>
      </w:ins>
    </w:p>
    <w:p w14:paraId="54C222D2" w14:textId="77777777" w:rsidR="00015BB1" w:rsidRPr="00816966" w:rsidRDefault="00015BB1" w:rsidP="00CD7519">
      <w:pPr>
        <w:pStyle w:val="BodyText"/>
        <w:numPr>
          <w:ilvl w:val="0"/>
          <w:numId w:val="37"/>
        </w:numPr>
        <w:rPr>
          <w:ins w:id="184" w:author="Benjamin Meyer" w:date="2023-04-18T14:02:00Z"/>
        </w:rPr>
      </w:pPr>
      <w:ins w:id="185" w:author="Benjamin Meyer" w:date="2023-04-18T14:02:00Z">
        <w:r w:rsidRPr="00816966">
          <w:t>MSD – Matrix Spike Duplicate</w:t>
        </w:r>
      </w:ins>
    </w:p>
    <w:p w14:paraId="36BEBB31" w14:textId="77777777" w:rsidR="00015BB1" w:rsidRPr="00816966" w:rsidRDefault="00015BB1" w:rsidP="00CD7519">
      <w:pPr>
        <w:pStyle w:val="BodyText"/>
        <w:numPr>
          <w:ilvl w:val="0"/>
          <w:numId w:val="37"/>
        </w:numPr>
        <w:rPr>
          <w:ins w:id="186" w:author="Benjamin Meyer" w:date="2023-04-18T14:02:00Z"/>
        </w:rPr>
      </w:pPr>
      <w:ins w:id="187" w:author="Benjamin Meyer" w:date="2023-04-18T14:02:00Z">
        <w:r w:rsidRPr="00816966">
          <w:t xml:space="preserve">MQO – Measurement Quality Objective </w:t>
        </w:r>
      </w:ins>
    </w:p>
    <w:p w14:paraId="4E2005AA" w14:textId="77777777" w:rsidR="00015BB1" w:rsidRPr="00816966" w:rsidRDefault="00015BB1" w:rsidP="00CD7519">
      <w:pPr>
        <w:pStyle w:val="BodyText"/>
        <w:numPr>
          <w:ilvl w:val="0"/>
          <w:numId w:val="37"/>
        </w:numPr>
        <w:rPr>
          <w:ins w:id="188" w:author="Benjamin Meyer" w:date="2023-04-18T14:02:00Z"/>
        </w:rPr>
      </w:pPr>
      <w:ins w:id="189" w:author="Benjamin Meyer" w:date="2023-04-18T14:02:00Z">
        <w:r w:rsidRPr="00816966">
          <w:t>ND – Non-detect</w:t>
        </w:r>
      </w:ins>
    </w:p>
    <w:p w14:paraId="3D8633CF" w14:textId="77777777" w:rsidR="00015BB1" w:rsidRDefault="00015BB1" w:rsidP="00CD7519">
      <w:pPr>
        <w:pStyle w:val="BodyText"/>
        <w:numPr>
          <w:ilvl w:val="0"/>
          <w:numId w:val="37"/>
        </w:numPr>
        <w:rPr>
          <w:ins w:id="190" w:author="Benjamin Meyer" w:date="2023-04-18T14:02:00Z"/>
        </w:rPr>
      </w:pPr>
      <w:ins w:id="191" w:author="Benjamin Meyer" w:date="2023-04-18T14:02:00Z">
        <w:r w:rsidRPr="00816966">
          <w:t>NMFS – National Marine Fisheries Service</w:t>
        </w:r>
      </w:ins>
    </w:p>
    <w:p w14:paraId="607E5900" w14:textId="77777777" w:rsidR="00015BB1" w:rsidRPr="00816966" w:rsidRDefault="00015BB1" w:rsidP="00CD7519">
      <w:pPr>
        <w:pStyle w:val="BodyText"/>
        <w:numPr>
          <w:ilvl w:val="0"/>
          <w:numId w:val="37"/>
        </w:numPr>
        <w:rPr>
          <w:ins w:id="192" w:author="Benjamin Meyer" w:date="2023-04-18T14:02:00Z"/>
        </w:rPr>
      </w:pPr>
      <w:ins w:id="193" w:author="Benjamin Meyer" w:date="2023-04-18T14:02:00Z">
        <w:r w:rsidRPr="00816966">
          <w:t>QAPP – Quality Assurance Project</w:t>
        </w:r>
        <w:r w:rsidRPr="000E32CE">
          <w:rPr>
            <w:spacing w:val="-7"/>
          </w:rPr>
          <w:t xml:space="preserve"> </w:t>
        </w:r>
        <w:r w:rsidRPr="00816966">
          <w:t>Plan</w:t>
        </w:r>
      </w:ins>
    </w:p>
    <w:p w14:paraId="6A2935CE" w14:textId="77777777" w:rsidR="00015BB1" w:rsidRPr="00816966" w:rsidRDefault="00015BB1" w:rsidP="00CD7519">
      <w:pPr>
        <w:pStyle w:val="BodyText"/>
        <w:numPr>
          <w:ilvl w:val="0"/>
          <w:numId w:val="37"/>
        </w:numPr>
        <w:rPr>
          <w:ins w:id="194" w:author="Benjamin Meyer" w:date="2023-04-18T14:02:00Z"/>
        </w:rPr>
      </w:pPr>
      <w:ins w:id="195" w:author="Benjamin Meyer" w:date="2023-04-18T14:02:00Z">
        <w:r w:rsidRPr="00816966">
          <w:t>QA/QC – Quality Assurance / Quality Check</w:t>
        </w:r>
      </w:ins>
    </w:p>
    <w:p w14:paraId="4A0213C0" w14:textId="77777777" w:rsidR="00015BB1" w:rsidRPr="00816966" w:rsidRDefault="00015BB1" w:rsidP="00CD7519">
      <w:pPr>
        <w:pStyle w:val="BodyText"/>
        <w:numPr>
          <w:ilvl w:val="0"/>
          <w:numId w:val="37"/>
        </w:numPr>
        <w:rPr>
          <w:ins w:id="196" w:author="Benjamin Meyer" w:date="2023-04-18T14:02:00Z"/>
        </w:rPr>
      </w:pPr>
      <w:ins w:id="197" w:author="Benjamin Meyer" w:date="2023-04-18T14:02:00Z">
        <w:r w:rsidRPr="00816966">
          <w:t>RL – Reporting Limit</w:t>
        </w:r>
      </w:ins>
    </w:p>
    <w:p w14:paraId="4CBC8683" w14:textId="77777777" w:rsidR="00015BB1" w:rsidRPr="00816966" w:rsidRDefault="00015BB1" w:rsidP="00CD7519">
      <w:pPr>
        <w:pStyle w:val="BodyText"/>
        <w:numPr>
          <w:ilvl w:val="0"/>
          <w:numId w:val="37"/>
        </w:numPr>
        <w:rPr>
          <w:ins w:id="198" w:author="Benjamin Meyer" w:date="2023-04-18T14:02:00Z"/>
        </w:rPr>
      </w:pPr>
      <w:ins w:id="199" w:author="Benjamin Meyer" w:date="2023-04-18T14:02:00Z">
        <w:r w:rsidRPr="00816966">
          <w:t>RPD – Relative Percent Difference</w:t>
        </w:r>
      </w:ins>
    </w:p>
    <w:p w14:paraId="778140A7" w14:textId="77777777" w:rsidR="00015BB1" w:rsidRPr="00816966" w:rsidRDefault="00015BB1" w:rsidP="00CD7519">
      <w:pPr>
        <w:pStyle w:val="BodyText"/>
        <w:numPr>
          <w:ilvl w:val="0"/>
          <w:numId w:val="37"/>
        </w:numPr>
        <w:rPr>
          <w:ins w:id="200" w:author="Benjamin Meyer" w:date="2023-04-18T14:02:00Z"/>
        </w:rPr>
      </w:pPr>
      <w:ins w:id="201" w:author="Benjamin Meyer" w:date="2023-04-18T14:02:00Z">
        <w:r w:rsidRPr="00816966">
          <w:t>SOP – Standard Operating Procedure</w:t>
        </w:r>
      </w:ins>
    </w:p>
    <w:p w14:paraId="349A4A8B" w14:textId="77777777" w:rsidR="00015BB1" w:rsidRPr="00816966" w:rsidRDefault="00015BB1" w:rsidP="00CD7519">
      <w:pPr>
        <w:pStyle w:val="BodyText"/>
        <w:numPr>
          <w:ilvl w:val="0"/>
          <w:numId w:val="37"/>
        </w:numPr>
        <w:rPr>
          <w:ins w:id="202" w:author="Benjamin Meyer" w:date="2023-04-18T14:02:00Z"/>
        </w:rPr>
      </w:pPr>
      <w:ins w:id="203" w:author="Benjamin Meyer" w:date="2023-04-18T14:02:00Z">
        <w:r w:rsidRPr="00816966">
          <w:t xml:space="preserve">TSS – Total Suspended Solids </w:t>
        </w:r>
      </w:ins>
    </w:p>
    <w:p w14:paraId="1E2A8459" w14:textId="77777777" w:rsidR="00015BB1" w:rsidRPr="00816966" w:rsidRDefault="00015BB1" w:rsidP="00CD7519">
      <w:pPr>
        <w:pStyle w:val="BodyText"/>
        <w:numPr>
          <w:ilvl w:val="0"/>
          <w:numId w:val="37"/>
        </w:numPr>
        <w:rPr>
          <w:ins w:id="204" w:author="Benjamin Meyer" w:date="2023-04-18T14:02:00Z"/>
        </w:rPr>
      </w:pPr>
      <w:ins w:id="205" w:author="Benjamin Meyer" w:date="2023-04-18T14:02:00Z">
        <w:r w:rsidRPr="00816966">
          <w:t>USGS – United States Geological Survey</w:t>
        </w:r>
      </w:ins>
    </w:p>
    <w:p w14:paraId="0C5228B3" w14:textId="77777777" w:rsidR="00042BE4" w:rsidRPr="00816966" w:rsidRDefault="00042BE4" w:rsidP="00042BE4">
      <w:pPr>
        <w:pStyle w:val="Heading2"/>
        <w:ind w:left="0"/>
      </w:pPr>
      <w:r w:rsidRPr="00816966">
        <w:br w:type="page"/>
      </w:r>
    </w:p>
    <w:p w14:paraId="46F02535" w14:textId="77777777" w:rsidR="00042BE4" w:rsidRDefault="00042BE4" w:rsidP="00042BE4">
      <w:pPr>
        <w:pStyle w:val="Heading2"/>
        <w:ind w:left="0"/>
      </w:pPr>
      <w:bookmarkStart w:id="206" w:name="_Toc132032647"/>
      <w:bookmarkStart w:id="207" w:name="_Toc132706040"/>
      <w:r>
        <w:lastRenderedPageBreak/>
        <w:t>A2. Acknowledgements</w:t>
      </w:r>
      <w:bookmarkEnd w:id="142"/>
      <w:bookmarkEnd w:id="143"/>
      <w:bookmarkEnd w:id="144"/>
      <w:bookmarkEnd w:id="145"/>
      <w:bookmarkEnd w:id="146"/>
      <w:bookmarkEnd w:id="206"/>
      <w:bookmarkEnd w:id="207"/>
    </w:p>
    <w:p w14:paraId="197941E8" w14:textId="35693659" w:rsidR="008E4680" w:rsidRDefault="008E4680" w:rsidP="008E4680">
      <w:pPr>
        <w:pStyle w:val="BodyText"/>
        <w:spacing w:before="334"/>
        <w:ind w:right="635"/>
      </w:pPr>
      <w:bookmarkStart w:id="208" w:name="ACKNOWLEDGEMENTS"/>
      <w:bookmarkEnd w:id="208"/>
      <w:r>
        <w:t xml:space="preserve">This document was originally developed by the Kenai Watershed Forum and was modeled and adapted, with permission, from Quality Assurance Project Plans (QAPP) produced by the Cook </w:t>
      </w:r>
      <w:ins w:id="209" w:author="Benjamin Meyer" w:date="2023-04-18T10:26:00Z">
        <w:r w:rsidR="00042BE4">
          <w:t>Inletkeeper</w:t>
        </w:r>
      </w:ins>
      <w:del w:id="210" w:author="Benjamin Meyer" w:date="2023-04-18T10:26:00Z">
        <w:r>
          <w:delText>Inlet Keeper</w:delText>
        </w:r>
      </w:del>
      <w:r>
        <w:t xml:space="preserve"> of Homer, Alaska. Portions of the Cook </w:t>
      </w:r>
      <w:ins w:id="211" w:author="Benjamin Meyer" w:date="2023-04-18T10:26:00Z">
        <w:r w:rsidR="00042BE4">
          <w:t>Inletkeeper</w:t>
        </w:r>
      </w:ins>
      <w:del w:id="212" w:author="Benjamin Meyer" w:date="2023-04-18T10:26:00Z">
        <w:r>
          <w:delText>Inlet Keeper</w:delText>
        </w:r>
      </w:del>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ins w:id="213" w:author="Benjamin Meyer" w:date="2023-04-18T10:26:00Z">
        <w:r w:rsidR="00042BE4">
          <w:t xml:space="preserve"> Some sections are also adapted from the 2021 ADEC Watershed Health and Data Analysis Project QAPP.</w:t>
        </w:r>
      </w:ins>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3415A64B" w14:textId="77777777" w:rsidR="008E4680" w:rsidRDefault="008E4680" w:rsidP="008E4680">
      <w:pPr>
        <w:rPr>
          <w:i/>
          <w:sz w:val="36"/>
          <w:szCs w:val="36"/>
        </w:rPr>
      </w:pPr>
    </w:p>
    <w:p w14:paraId="7B1BF459" w14:textId="068781DA" w:rsidR="008E4680" w:rsidRDefault="008E4680" w:rsidP="008E4680">
      <w:pPr>
        <w:rPr>
          <w:i/>
          <w:sz w:val="36"/>
          <w:szCs w:val="36"/>
        </w:rPr>
      </w:pPr>
    </w:p>
    <w:p w14:paraId="7A7A01E0" w14:textId="3BC5DCDA" w:rsidR="008E4680" w:rsidRPr="00F92DAC" w:rsidRDefault="008E4680" w:rsidP="008E4680">
      <w:pPr>
        <w:pStyle w:val="Heading1"/>
      </w:pPr>
      <w:bookmarkStart w:id="214" w:name="_Toc132032648"/>
      <w:bookmarkStart w:id="215" w:name="_Toc132706041"/>
      <w:commentRangeStart w:id="216"/>
      <w:r w:rsidRPr="00F92DAC">
        <w:t xml:space="preserve">A3. </w:t>
      </w:r>
      <w:ins w:id="217" w:author="Benjamin Meyer" w:date="2023-04-18T10:26:00Z">
        <w:r w:rsidR="000A6FC9" w:rsidRPr="00E3768F">
          <w:t>Distribution List</w:t>
        </w:r>
        <w:bookmarkEnd w:id="214"/>
        <w:commentRangeEnd w:id="216"/>
        <w:r w:rsidR="000A6FC9">
          <w:rPr>
            <w:rStyle w:val="CommentReference"/>
            <w:b w:val="0"/>
            <w:bCs w:val="0"/>
          </w:rPr>
          <w:commentReference w:id="216"/>
        </w:r>
      </w:ins>
      <w:bookmarkEnd w:id="215"/>
    </w:p>
    <w:p w14:paraId="35A6DED8" w14:textId="77777777" w:rsidR="008E4680" w:rsidRDefault="008E4680" w:rsidP="008E4680">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5DBFD0AB" w14:textId="77777777" w:rsidR="008E4680" w:rsidRDefault="008E4680" w:rsidP="008E4680">
      <w:pPr>
        <w:pStyle w:val="BodyText"/>
        <w:rPr>
          <w:sz w:val="20"/>
        </w:rPr>
      </w:pPr>
    </w:p>
    <w:p w14:paraId="22B525E9" w14:textId="77777777" w:rsidR="008E4680" w:rsidRDefault="008E4680" w:rsidP="008E4680">
      <w:pPr>
        <w:pStyle w:val="BodyText"/>
        <w:rPr>
          <w:sz w:val="26"/>
        </w:rPr>
      </w:pPr>
    </w:p>
    <w:tbl>
      <w:tblPr>
        <w:tblW w:w="0" w:type="auto"/>
        <w:tblInd w:w="883"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988"/>
        <w:gridCol w:w="2508"/>
        <w:gridCol w:w="593"/>
        <w:gridCol w:w="1041"/>
        <w:gridCol w:w="3315"/>
      </w:tblGrid>
      <w:tr w:rsidR="000E32CE" w14:paraId="00BFA78D" w14:textId="77777777" w:rsidTr="00015BB1">
        <w:trPr>
          <w:trHeight w:val="809"/>
        </w:trPr>
        <w:tc>
          <w:tcPr>
            <w:tcW w:w="1315" w:type="dxa"/>
            <w:tcBorders>
              <w:top w:val="double" w:sz="4" w:space="0" w:color="000000"/>
              <w:right w:val="single" w:sz="6" w:space="0" w:color="000000"/>
            </w:tcBorders>
            <w:shd w:val="clear" w:color="auto" w:fill="D9D9D9"/>
          </w:tcPr>
          <w:p w14:paraId="63FE84FE" w14:textId="77777777" w:rsidR="000E32CE" w:rsidRDefault="000E32CE" w:rsidP="00816966">
            <w:pPr>
              <w:pStyle w:val="TableParagraph"/>
              <w:rPr>
                <w:sz w:val="24"/>
              </w:rPr>
            </w:pPr>
            <w:bookmarkStart w:id="218" w:name="_bookmark1"/>
            <w:bookmarkEnd w:id="218"/>
          </w:p>
          <w:p w14:paraId="3640F03F" w14:textId="77777777" w:rsidR="000E32CE" w:rsidRDefault="000E32CE" w:rsidP="00816966">
            <w:pPr>
              <w:pStyle w:val="TableParagraph"/>
              <w:spacing w:before="216"/>
              <w:ind w:left="309"/>
              <w:rPr>
                <w:b/>
              </w:rPr>
            </w:pPr>
            <w:r>
              <w:rPr>
                <w:b/>
              </w:rPr>
              <w:t>NAME</w:t>
            </w:r>
          </w:p>
        </w:tc>
        <w:tc>
          <w:tcPr>
            <w:tcW w:w="1536"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6966">
            <w:pPr>
              <w:pStyle w:val="TableParagraph"/>
              <w:rPr>
                <w:sz w:val="24"/>
              </w:rPr>
            </w:pPr>
          </w:p>
          <w:p w14:paraId="59F1742F" w14:textId="77777777" w:rsidR="000E32CE" w:rsidRDefault="000E32CE" w:rsidP="00816966">
            <w:pPr>
              <w:pStyle w:val="TableParagraph"/>
              <w:spacing w:before="216"/>
              <w:ind w:left="244"/>
              <w:rPr>
                <w:b/>
              </w:rPr>
            </w:pPr>
            <w:r>
              <w:rPr>
                <w:b/>
              </w:rPr>
              <w:t>POSITION</w:t>
            </w:r>
          </w:p>
        </w:tc>
        <w:tc>
          <w:tcPr>
            <w:tcW w:w="1288" w:type="dxa"/>
            <w:gridSpan w:val="2"/>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6966">
            <w:pPr>
              <w:pStyle w:val="TableParagraph"/>
              <w:rPr>
                <w:sz w:val="24"/>
              </w:rPr>
            </w:pPr>
          </w:p>
          <w:p w14:paraId="52D5C68A" w14:textId="77777777" w:rsidR="000E32CE" w:rsidRDefault="000E32CE" w:rsidP="00816966">
            <w:pPr>
              <w:pStyle w:val="TableParagraph"/>
              <w:spacing w:before="216"/>
              <w:ind w:left="181"/>
              <w:rPr>
                <w:b/>
              </w:rPr>
            </w:pPr>
            <w:r>
              <w:rPr>
                <w:b/>
              </w:rPr>
              <w:t>AGENCY</w:t>
            </w:r>
          </w:p>
        </w:tc>
        <w:tc>
          <w:tcPr>
            <w:tcW w:w="3047"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6966">
            <w:pPr>
              <w:pStyle w:val="TableParagraph"/>
              <w:spacing w:before="8"/>
              <w:rPr>
                <w:sz w:val="20"/>
              </w:rPr>
            </w:pPr>
          </w:p>
          <w:p w14:paraId="0A9B3EAA" w14:textId="77777777" w:rsidR="000E32CE" w:rsidRDefault="000E32CE" w:rsidP="00816966">
            <w:pPr>
              <w:pStyle w:val="TableParagraph"/>
              <w:ind w:left="494" w:firstLine="268"/>
              <w:rPr>
                <w:b/>
              </w:rPr>
            </w:pPr>
            <w:r>
              <w:rPr>
                <w:b/>
              </w:rPr>
              <w:t xml:space="preserve">CONTACT </w:t>
            </w:r>
            <w:r>
              <w:rPr>
                <w:b/>
                <w:w w:val="95"/>
              </w:rPr>
              <w:t>INFORMATION</w:t>
            </w:r>
          </w:p>
        </w:tc>
      </w:tr>
      <w:tr w:rsidR="000E32CE" w14:paraId="7E2A4708" w14:textId="77777777" w:rsidTr="00015BB1">
        <w:trPr>
          <w:trHeight w:val="733"/>
        </w:trPr>
        <w:tc>
          <w:tcPr>
            <w:tcW w:w="1315"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0E32CE">
            <w:pPr>
              <w:pStyle w:val="TableParagraph"/>
              <w:spacing w:before="10"/>
              <w:jc w:val="center"/>
              <w:rPr>
                <w:sz w:val="20"/>
                <w:szCs w:val="20"/>
              </w:rPr>
            </w:pPr>
          </w:p>
          <w:p w14:paraId="0F4DF0A0" w14:textId="77777777" w:rsidR="000E32CE" w:rsidRPr="00FC3010" w:rsidRDefault="000E32CE" w:rsidP="000E32CE">
            <w:pPr>
              <w:pStyle w:val="TableParagraph"/>
              <w:spacing w:before="1"/>
              <w:ind w:left="97" w:right="420" w:hanging="22"/>
              <w:jc w:val="center"/>
              <w:rPr>
                <w:sz w:val="20"/>
                <w:szCs w:val="20"/>
              </w:rPr>
            </w:pPr>
            <w:r w:rsidRPr="00FC3010">
              <w:rPr>
                <w:sz w:val="20"/>
                <w:szCs w:val="20"/>
              </w:rPr>
              <w:t>Benjamin Meyer</w:t>
            </w:r>
          </w:p>
        </w:tc>
        <w:tc>
          <w:tcPr>
            <w:tcW w:w="1536"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0E32CE">
            <w:pPr>
              <w:pStyle w:val="TableParagraph"/>
              <w:spacing w:before="10"/>
              <w:jc w:val="center"/>
              <w:rPr>
                <w:sz w:val="20"/>
                <w:szCs w:val="20"/>
              </w:rPr>
            </w:pPr>
          </w:p>
          <w:p w14:paraId="07247305" w14:textId="77777777" w:rsidR="000E32CE" w:rsidRPr="00FC3010" w:rsidRDefault="000E32CE" w:rsidP="000E32CE">
            <w:pPr>
              <w:pStyle w:val="TableParagraph"/>
              <w:spacing w:before="1"/>
              <w:ind w:left="122" w:right="139"/>
              <w:jc w:val="center"/>
              <w:rPr>
                <w:sz w:val="20"/>
                <w:szCs w:val="20"/>
              </w:rPr>
            </w:pPr>
            <w:r w:rsidRPr="00FC3010">
              <w:rPr>
                <w:sz w:val="20"/>
                <w:szCs w:val="20"/>
              </w:rPr>
              <w:t>Project Manager, QA Officer</w:t>
            </w:r>
          </w:p>
        </w:tc>
        <w:tc>
          <w:tcPr>
            <w:tcW w:w="1288" w:type="dxa"/>
            <w:gridSpan w:val="2"/>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0E32CE">
            <w:pPr>
              <w:pStyle w:val="TableParagraph"/>
              <w:spacing w:before="10"/>
              <w:jc w:val="center"/>
              <w:rPr>
                <w:sz w:val="20"/>
                <w:szCs w:val="20"/>
              </w:rPr>
            </w:pPr>
          </w:p>
          <w:p w14:paraId="3D8138B7" w14:textId="77777777" w:rsidR="000E32CE" w:rsidRPr="00FC3010" w:rsidRDefault="000E32CE" w:rsidP="000E32CE">
            <w:pPr>
              <w:pStyle w:val="TableParagraph"/>
              <w:ind w:left="122"/>
              <w:jc w:val="center"/>
              <w:rPr>
                <w:sz w:val="20"/>
                <w:szCs w:val="20"/>
              </w:rPr>
            </w:pPr>
            <w:r w:rsidRPr="00FC3010">
              <w:rPr>
                <w:sz w:val="20"/>
                <w:szCs w:val="20"/>
              </w:rPr>
              <w:t>KWF</w:t>
            </w:r>
          </w:p>
        </w:tc>
        <w:tc>
          <w:tcPr>
            <w:tcW w:w="3047"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6966">
            <w:pPr>
              <w:pStyle w:val="TableParagraph"/>
              <w:spacing w:before="135"/>
              <w:ind w:left="121"/>
              <w:jc w:val="center"/>
              <w:rPr>
                <w:sz w:val="18"/>
              </w:rPr>
            </w:pPr>
            <w:r>
              <w:rPr>
                <w:sz w:val="18"/>
              </w:rPr>
              <w:t>(907) 260-5449</w:t>
            </w:r>
          </w:p>
          <w:p w14:paraId="6A8151C1" w14:textId="77777777" w:rsidR="000E32CE" w:rsidRDefault="000E32CE" w:rsidP="00816966">
            <w:pPr>
              <w:pStyle w:val="TableParagraph"/>
              <w:spacing w:before="119"/>
              <w:ind w:left="121"/>
              <w:jc w:val="center"/>
              <w:rPr>
                <w:sz w:val="18"/>
              </w:rPr>
            </w:pPr>
            <w:hyperlink r:id="rId18" w:history="1">
              <w:r w:rsidRPr="00EA036E">
                <w:rPr>
                  <w:rStyle w:val="Hyperlink"/>
                  <w:sz w:val="18"/>
                </w:rPr>
                <w:t>hydrology@kenaiwatershed.org</w:t>
              </w:r>
            </w:hyperlink>
          </w:p>
        </w:tc>
      </w:tr>
      <w:tr w:rsidR="008E4680" w14:paraId="3D97F039" w14:textId="77777777" w:rsidTr="00816966">
        <w:trPr>
          <w:trHeight w:val="713"/>
          <w:del w:id="219" w:author="Benjamin Meyer" w:date="2023-04-18T10:26:00Z"/>
        </w:trPr>
        <w:tc>
          <w:tcPr>
            <w:tcW w:w="1315" w:type="dxa"/>
            <w:tcBorders>
              <w:top w:val="single" w:sz="4" w:space="0" w:color="000000"/>
              <w:bottom w:val="single" w:sz="4" w:space="0" w:color="000000"/>
              <w:right w:val="single" w:sz="6" w:space="0" w:color="000000"/>
            </w:tcBorders>
          </w:tcPr>
          <w:p w14:paraId="7B407B7B" w14:textId="77777777" w:rsidR="008E4680" w:rsidRPr="00FC3010" w:rsidRDefault="008E4680" w:rsidP="000E32CE">
            <w:pPr>
              <w:pStyle w:val="TableParagraph"/>
              <w:spacing w:before="2"/>
              <w:jc w:val="center"/>
              <w:rPr>
                <w:del w:id="220" w:author="Benjamin Meyer" w:date="2023-04-18T10:26:00Z"/>
                <w:sz w:val="20"/>
                <w:szCs w:val="20"/>
              </w:rPr>
            </w:pPr>
          </w:p>
          <w:p w14:paraId="73CE12A5" w14:textId="77777777" w:rsidR="008E4680" w:rsidRPr="00FC3010" w:rsidRDefault="008E4680" w:rsidP="000E32CE">
            <w:pPr>
              <w:pStyle w:val="TableParagraph"/>
              <w:ind w:left="97"/>
              <w:jc w:val="center"/>
              <w:rPr>
                <w:del w:id="221" w:author="Benjamin Meyer" w:date="2023-04-18T10:26:00Z"/>
                <w:sz w:val="20"/>
                <w:szCs w:val="20"/>
              </w:rPr>
            </w:pPr>
            <w:del w:id="222" w:author="Benjamin Meyer" w:date="2023-04-18T10:26:00Z">
              <w:r w:rsidRPr="00FC3010">
                <w:rPr>
                  <w:sz w:val="20"/>
                  <w:szCs w:val="20"/>
                </w:rPr>
                <w:delText>Sarah Apsens</w:delText>
              </w:r>
            </w:del>
          </w:p>
        </w:tc>
        <w:tc>
          <w:tcPr>
            <w:tcW w:w="1536" w:type="dxa"/>
            <w:tcBorders>
              <w:top w:val="single" w:sz="4" w:space="0" w:color="000000"/>
              <w:left w:val="single" w:sz="6" w:space="0" w:color="000000"/>
              <w:bottom w:val="single" w:sz="4" w:space="0" w:color="000000"/>
              <w:right w:val="single" w:sz="6" w:space="0" w:color="000000"/>
            </w:tcBorders>
          </w:tcPr>
          <w:p w14:paraId="43AE329C" w14:textId="77777777" w:rsidR="008E4680" w:rsidRPr="00FC3010" w:rsidRDefault="008E4680" w:rsidP="000E32CE">
            <w:pPr>
              <w:pStyle w:val="TableParagraph"/>
              <w:spacing w:before="2"/>
              <w:jc w:val="center"/>
              <w:rPr>
                <w:del w:id="223" w:author="Benjamin Meyer" w:date="2023-04-18T10:26:00Z"/>
                <w:sz w:val="20"/>
                <w:szCs w:val="20"/>
              </w:rPr>
            </w:pPr>
          </w:p>
          <w:p w14:paraId="0CD86F74" w14:textId="77777777" w:rsidR="008E4680" w:rsidRPr="00FC3010" w:rsidRDefault="008E4680" w:rsidP="000E32CE">
            <w:pPr>
              <w:pStyle w:val="TableParagraph"/>
              <w:ind w:left="122"/>
              <w:jc w:val="center"/>
              <w:rPr>
                <w:del w:id="224" w:author="Benjamin Meyer" w:date="2023-04-18T10:26:00Z"/>
                <w:sz w:val="20"/>
                <w:szCs w:val="20"/>
              </w:rPr>
            </w:pPr>
            <w:del w:id="225" w:author="Benjamin Meyer" w:date="2023-04-18T10:26:00Z">
              <w:r w:rsidRPr="00FC3010">
                <w:rPr>
                  <w:sz w:val="20"/>
                  <w:szCs w:val="20"/>
                </w:rPr>
                <w:delText>Project Manager</w:delText>
              </w:r>
            </w:del>
          </w:p>
        </w:tc>
        <w:tc>
          <w:tcPr>
            <w:tcW w:w="1288" w:type="dxa"/>
            <w:tcBorders>
              <w:top w:val="single" w:sz="4" w:space="0" w:color="000000"/>
              <w:left w:val="single" w:sz="6" w:space="0" w:color="000000"/>
              <w:bottom w:val="single" w:sz="4" w:space="0" w:color="000000"/>
              <w:right w:val="single" w:sz="6" w:space="0" w:color="000000"/>
            </w:tcBorders>
          </w:tcPr>
          <w:p w14:paraId="66387461" w14:textId="77777777" w:rsidR="008E4680" w:rsidRPr="00FC3010" w:rsidRDefault="008E4680" w:rsidP="000E32CE">
            <w:pPr>
              <w:pStyle w:val="TableParagraph"/>
              <w:spacing w:before="2"/>
              <w:jc w:val="center"/>
              <w:rPr>
                <w:del w:id="226" w:author="Benjamin Meyer" w:date="2023-04-18T10:26:00Z"/>
                <w:sz w:val="20"/>
                <w:szCs w:val="20"/>
              </w:rPr>
            </w:pPr>
          </w:p>
          <w:p w14:paraId="1ED592C5" w14:textId="77777777" w:rsidR="008E4680" w:rsidRPr="00FC3010" w:rsidRDefault="008E4680" w:rsidP="000E32CE">
            <w:pPr>
              <w:pStyle w:val="TableParagraph"/>
              <w:ind w:left="122"/>
              <w:jc w:val="center"/>
              <w:rPr>
                <w:del w:id="227" w:author="Benjamin Meyer" w:date="2023-04-18T10:26:00Z"/>
                <w:sz w:val="20"/>
                <w:szCs w:val="20"/>
              </w:rPr>
            </w:pPr>
            <w:del w:id="228" w:author="Benjamin Meyer" w:date="2023-04-18T10:26:00Z">
              <w:r w:rsidRPr="00FC3010">
                <w:rPr>
                  <w:sz w:val="20"/>
                  <w:szCs w:val="20"/>
                </w:rPr>
                <w:delText>ADEC</w:delText>
              </w:r>
            </w:del>
          </w:p>
        </w:tc>
        <w:tc>
          <w:tcPr>
            <w:tcW w:w="2259" w:type="dxa"/>
            <w:tcBorders>
              <w:top w:val="single" w:sz="4" w:space="0" w:color="000000"/>
              <w:left w:val="single" w:sz="6" w:space="0" w:color="000000"/>
              <w:bottom w:val="single" w:sz="4" w:space="0" w:color="000000"/>
              <w:right w:val="single" w:sz="6" w:space="0" w:color="000000"/>
            </w:tcBorders>
          </w:tcPr>
          <w:p w14:paraId="026C47C4" w14:textId="77777777" w:rsidR="008E4680" w:rsidRPr="00FC3010" w:rsidRDefault="008E4680" w:rsidP="000E32CE">
            <w:pPr>
              <w:pStyle w:val="TableParagraph"/>
              <w:spacing w:before="2"/>
              <w:jc w:val="center"/>
              <w:rPr>
                <w:del w:id="229" w:author="Benjamin Meyer" w:date="2023-04-18T10:26:00Z"/>
                <w:sz w:val="20"/>
                <w:szCs w:val="20"/>
              </w:rPr>
            </w:pPr>
          </w:p>
          <w:p w14:paraId="0F09E686" w14:textId="77777777" w:rsidR="008E4680" w:rsidRPr="00FC3010" w:rsidRDefault="008E4680" w:rsidP="000E32CE">
            <w:pPr>
              <w:pStyle w:val="TableParagraph"/>
              <w:ind w:left="121"/>
              <w:jc w:val="center"/>
              <w:rPr>
                <w:del w:id="230" w:author="Benjamin Meyer" w:date="2023-04-18T10:26:00Z"/>
                <w:sz w:val="20"/>
                <w:szCs w:val="20"/>
              </w:rPr>
            </w:pPr>
            <w:del w:id="231" w:author="Benjamin Meyer" w:date="2023-04-18T10:26:00Z">
              <w:r w:rsidRPr="00FC3010">
                <w:rPr>
                  <w:sz w:val="20"/>
                  <w:szCs w:val="20"/>
                </w:rPr>
                <w:delText>Division of Water</w:delText>
              </w:r>
            </w:del>
          </w:p>
        </w:tc>
        <w:tc>
          <w:tcPr>
            <w:tcW w:w="3047" w:type="dxa"/>
            <w:tcBorders>
              <w:top w:val="single" w:sz="4" w:space="0" w:color="000000"/>
              <w:left w:val="single" w:sz="6" w:space="0" w:color="000000"/>
              <w:bottom w:val="single" w:sz="4" w:space="0" w:color="000000"/>
              <w:right w:val="thinThickMediumGap" w:sz="9" w:space="0" w:color="000000"/>
            </w:tcBorders>
          </w:tcPr>
          <w:p w14:paraId="09DD5EA1" w14:textId="77777777" w:rsidR="008E4680" w:rsidRDefault="008E4680" w:rsidP="000E32CE">
            <w:pPr>
              <w:pStyle w:val="TableParagraph"/>
              <w:spacing w:before="115"/>
              <w:ind w:left="121"/>
              <w:jc w:val="center"/>
              <w:rPr>
                <w:del w:id="232" w:author="Benjamin Meyer" w:date="2023-04-18T10:26:00Z"/>
                <w:sz w:val="18"/>
              </w:rPr>
            </w:pPr>
            <w:del w:id="233" w:author="Benjamin Meyer" w:date="2023-04-18T10:26:00Z">
              <w:r>
                <w:rPr>
                  <w:sz w:val="18"/>
                </w:rPr>
                <w:delText>(907) 262-3411</w:delText>
              </w:r>
            </w:del>
          </w:p>
          <w:p w14:paraId="0C83F699" w14:textId="77777777" w:rsidR="008E4680" w:rsidRDefault="00816966" w:rsidP="000E32CE">
            <w:pPr>
              <w:pStyle w:val="TableParagraph"/>
              <w:spacing w:before="120"/>
              <w:ind w:left="121"/>
              <w:jc w:val="center"/>
              <w:rPr>
                <w:del w:id="234" w:author="Benjamin Meyer" w:date="2023-04-18T10:26:00Z"/>
                <w:sz w:val="18"/>
              </w:rPr>
            </w:pPr>
            <w:del w:id="235" w:author="Benjamin Meyer" w:date="2023-04-18T10:26:00Z">
              <w:r>
                <w:fldChar w:fldCharType="begin"/>
              </w:r>
              <w:r>
                <w:delInstrText xml:space="preserve"> HYPERLINK "mailto:sarah.apsens@alaska.gov" </w:delInstrText>
              </w:r>
              <w:r>
                <w:fldChar w:fldCharType="separate"/>
              </w:r>
              <w:r w:rsidR="008E4680" w:rsidRPr="00726CD9">
                <w:rPr>
                  <w:rStyle w:val="Hyperlink"/>
                  <w:sz w:val="18"/>
                </w:rPr>
                <w:delText>sarah.apsens@alaska.gov</w:delText>
              </w:r>
              <w:r>
                <w:rPr>
                  <w:rStyle w:val="Hyperlink"/>
                  <w:sz w:val="18"/>
                </w:rPr>
                <w:fldChar w:fldCharType="end"/>
              </w:r>
            </w:del>
          </w:p>
        </w:tc>
      </w:tr>
      <w:tr w:rsidR="008E4680" w14:paraId="1B87F674" w14:textId="77777777" w:rsidTr="00816966">
        <w:trPr>
          <w:trHeight w:val="843"/>
          <w:del w:id="236" w:author="Benjamin Meyer" w:date="2023-04-18T10:26:00Z"/>
        </w:trPr>
        <w:tc>
          <w:tcPr>
            <w:tcW w:w="1315" w:type="dxa"/>
            <w:tcBorders>
              <w:top w:val="single" w:sz="4" w:space="0" w:color="000000"/>
              <w:bottom w:val="single" w:sz="6" w:space="0" w:color="000000"/>
              <w:right w:val="single" w:sz="6" w:space="0" w:color="000000"/>
            </w:tcBorders>
          </w:tcPr>
          <w:p w14:paraId="08E78DBB" w14:textId="77777777" w:rsidR="008E4680" w:rsidRPr="00FC3010" w:rsidRDefault="008E4680" w:rsidP="000E32CE">
            <w:pPr>
              <w:pStyle w:val="TableParagraph"/>
              <w:spacing w:before="10"/>
              <w:jc w:val="center"/>
              <w:rPr>
                <w:del w:id="237" w:author="Benjamin Meyer" w:date="2023-04-18T10:26:00Z"/>
                <w:sz w:val="20"/>
                <w:szCs w:val="20"/>
              </w:rPr>
            </w:pPr>
          </w:p>
          <w:p w14:paraId="3634FC4D" w14:textId="77777777" w:rsidR="008E4680" w:rsidRPr="00FC3010" w:rsidRDefault="008E4680" w:rsidP="000E32CE">
            <w:pPr>
              <w:pStyle w:val="TableParagraph"/>
              <w:ind w:left="97"/>
              <w:jc w:val="center"/>
              <w:rPr>
                <w:del w:id="238" w:author="Benjamin Meyer" w:date="2023-04-18T10:26:00Z"/>
                <w:sz w:val="20"/>
                <w:szCs w:val="20"/>
              </w:rPr>
            </w:pPr>
            <w:del w:id="239" w:author="Benjamin Meyer" w:date="2023-04-18T10:26:00Z">
              <w:r w:rsidRPr="00FC3010">
                <w:rPr>
                  <w:sz w:val="20"/>
                  <w:szCs w:val="20"/>
                </w:rPr>
                <w:delText>John Clark</w:delText>
              </w:r>
            </w:del>
          </w:p>
        </w:tc>
        <w:tc>
          <w:tcPr>
            <w:tcW w:w="1536" w:type="dxa"/>
            <w:tcBorders>
              <w:top w:val="single" w:sz="4" w:space="0" w:color="000000"/>
              <w:left w:val="single" w:sz="6" w:space="0" w:color="000000"/>
              <w:bottom w:val="single" w:sz="6" w:space="0" w:color="000000"/>
              <w:right w:val="single" w:sz="6" w:space="0" w:color="000000"/>
            </w:tcBorders>
          </w:tcPr>
          <w:p w14:paraId="29BFE6BF" w14:textId="77777777" w:rsidR="008E4680" w:rsidRPr="00FC3010" w:rsidRDefault="008E4680" w:rsidP="000E32CE">
            <w:pPr>
              <w:pStyle w:val="TableParagraph"/>
              <w:spacing w:before="10"/>
              <w:jc w:val="center"/>
              <w:rPr>
                <w:del w:id="240" w:author="Benjamin Meyer" w:date="2023-04-18T10:26:00Z"/>
                <w:sz w:val="20"/>
                <w:szCs w:val="20"/>
              </w:rPr>
            </w:pPr>
          </w:p>
          <w:p w14:paraId="4203FFE2" w14:textId="77777777" w:rsidR="008E4680" w:rsidRPr="00FC3010" w:rsidRDefault="008E4680" w:rsidP="000E32CE">
            <w:pPr>
              <w:pStyle w:val="TableParagraph"/>
              <w:ind w:left="122"/>
              <w:jc w:val="center"/>
              <w:rPr>
                <w:del w:id="241" w:author="Benjamin Meyer" w:date="2023-04-18T10:26:00Z"/>
                <w:sz w:val="20"/>
                <w:szCs w:val="20"/>
              </w:rPr>
            </w:pPr>
            <w:del w:id="242" w:author="Benjamin Meyer" w:date="2023-04-18T10:26:00Z">
              <w:r w:rsidRPr="00FC3010">
                <w:rPr>
                  <w:sz w:val="20"/>
                  <w:szCs w:val="20"/>
                </w:rPr>
                <w:delText>QA Officer</w:delText>
              </w:r>
            </w:del>
          </w:p>
        </w:tc>
        <w:tc>
          <w:tcPr>
            <w:tcW w:w="1288" w:type="dxa"/>
            <w:tcBorders>
              <w:top w:val="single" w:sz="4" w:space="0" w:color="000000"/>
              <w:left w:val="single" w:sz="6" w:space="0" w:color="000000"/>
              <w:bottom w:val="single" w:sz="6" w:space="0" w:color="000000"/>
              <w:right w:val="single" w:sz="6" w:space="0" w:color="000000"/>
            </w:tcBorders>
          </w:tcPr>
          <w:p w14:paraId="2E7C5A6B" w14:textId="77777777" w:rsidR="008E4680" w:rsidRPr="00FC3010" w:rsidRDefault="008E4680" w:rsidP="000E32CE">
            <w:pPr>
              <w:pStyle w:val="TableParagraph"/>
              <w:spacing w:before="10"/>
              <w:jc w:val="center"/>
              <w:rPr>
                <w:del w:id="243" w:author="Benjamin Meyer" w:date="2023-04-18T10:26:00Z"/>
                <w:sz w:val="20"/>
                <w:szCs w:val="20"/>
              </w:rPr>
            </w:pPr>
          </w:p>
          <w:p w14:paraId="73A58220" w14:textId="77777777" w:rsidR="008E4680" w:rsidRPr="00FC3010" w:rsidRDefault="008E4680" w:rsidP="000E32CE">
            <w:pPr>
              <w:pStyle w:val="TableParagraph"/>
              <w:ind w:left="122"/>
              <w:jc w:val="center"/>
              <w:rPr>
                <w:del w:id="244" w:author="Benjamin Meyer" w:date="2023-04-18T10:26:00Z"/>
                <w:sz w:val="20"/>
                <w:szCs w:val="20"/>
              </w:rPr>
            </w:pPr>
            <w:del w:id="245" w:author="Benjamin Meyer" w:date="2023-04-18T10:26:00Z">
              <w:r w:rsidRPr="00FC3010">
                <w:rPr>
                  <w:sz w:val="20"/>
                  <w:szCs w:val="20"/>
                </w:rPr>
                <w:delText>ADEC</w:delText>
              </w:r>
            </w:del>
          </w:p>
        </w:tc>
        <w:tc>
          <w:tcPr>
            <w:tcW w:w="2259" w:type="dxa"/>
            <w:tcBorders>
              <w:top w:val="single" w:sz="4" w:space="0" w:color="000000"/>
              <w:left w:val="single" w:sz="6" w:space="0" w:color="000000"/>
              <w:bottom w:val="single" w:sz="6" w:space="0" w:color="000000"/>
              <w:right w:val="single" w:sz="6" w:space="0" w:color="000000"/>
            </w:tcBorders>
          </w:tcPr>
          <w:p w14:paraId="2F7DFBDD" w14:textId="77777777" w:rsidR="008E4680" w:rsidRPr="00FC3010" w:rsidRDefault="008E4680" w:rsidP="000E32CE">
            <w:pPr>
              <w:pStyle w:val="TableParagraph"/>
              <w:spacing w:before="10"/>
              <w:jc w:val="center"/>
              <w:rPr>
                <w:del w:id="246" w:author="Benjamin Meyer" w:date="2023-04-18T10:26:00Z"/>
                <w:sz w:val="20"/>
                <w:szCs w:val="20"/>
              </w:rPr>
            </w:pPr>
          </w:p>
          <w:p w14:paraId="0F34190A" w14:textId="77777777" w:rsidR="008E4680" w:rsidRPr="00FC3010" w:rsidRDefault="008E4680" w:rsidP="000E32CE">
            <w:pPr>
              <w:pStyle w:val="TableParagraph"/>
              <w:ind w:left="121"/>
              <w:jc w:val="center"/>
              <w:rPr>
                <w:del w:id="247" w:author="Benjamin Meyer" w:date="2023-04-18T10:26:00Z"/>
                <w:sz w:val="20"/>
                <w:szCs w:val="20"/>
              </w:rPr>
            </w:pPr>
            <w:del w:id="248" w:author="Benjamin Meyer" w:date="2023-04-18T10:26:00Z">
              <w:r w:rsidRPr="00FC3010">
                <w:rPr>
                  <w:sz w:val="20"/>
                  <w:szCs w:val="20"/>
                </w:rPr>
                <w:delText>Division of Water</w:delText>
              </w:r>
            </w:del>
          </w:p>
        </w:tc>
        <w:tc>
          <w:tcPr>
            <w:tcW w:w="3047" w:type="dxa"/>
            <w:tcBorders>
              <w:top w:val="single" w:sz="4" w:space="0" w:color="000000"/>
              <w:left w:val="single" w:sz="6" w:space="0" w:color="000000"/>
              <w:bottom w:val="single" w:sz="6" w:space="0" w:color="000000"/>
              <w:right w:val="thinThickMediumGap" w:sz="9" w:space="0" w:color="000000"/>
            </w:tcBorders>
          </w:tcPr>
          <w:p w14:paraId="5CB1609C" w14:textId="77777777" w:rsidR="008E4680" w:rsidRDefault="008E4680" w:rsidP="000E32CE">
            <w:pPr>
              <w:pStyle w:val="TableParagraph"/>
              <w:spacing w:before="5"/>
              <w:jc w:val="center"/>
              <w:rPr>
                <w:del w:id="249" w:author="Benjamin Meyer" w:date="2023-04-18T10:26:00Z"/>
                <w:sz w:val="18"/>
              </w:rPr>
            </w:pPr>
          </w:p>
          <w:p w14:paraId="1BD4218F" w14:textId="77777777" w:rsidR="008E4680" w:rsidRDefault="008E4680" w:rsidP="000E32CE">
            <w:pPr>
              <w:pStyle w:val="TableParagraph"/>
              <w:ind w:left="121"/>
              <w:jc w:val="center"/>
              <w:rPr>
                <w:del w:id="250" w:author="Benjamin Meyer" w:date="2023-04-18T10:26:00Z"/>
                <w:sz w:val="18"/>
              </w:rPr>
            </w:pPr>
            <w:del w:id="251" w:author="Benjamin Meyer" w:date="2023-04-18T10:26:00Z">
              <w:r>
                <w:rPr>
                  <w:sz w:val="18"/>
                </w:rPr>
                <w:delText>(907) 269-3066</w:delText>
              </w:r>
            </w:del>
          </w:p>
          <w:p w14:paraId="3418191B" w14:textId="77777777" w:rsidR="008E4680" w:rsidRDefault="00816966" w:rsidP="000E32CE">
            <w:pPr>
              <w:pStyle w:val="TableParagraph"/>
              <w:spacing w:before="121"/>
              <w:ind w:left="121"/>
              <w:jc w:val="center"/>
              <w:rPr>
                <w:del w:id="252" w:author="Benjamin Meyer" w:date="2023-04-18T10:26:00Z"/>
                <w:sz w:val="20"/>
              </w:rPr>
            </w:pPr>
            <w:del w:id="253" w:author="Benjamin Meyer" w:date="2023-04-18T10:26:00Z">
              <w:r>
                <w:fldChar w:fldCharType="begin"/>
              </w:r>
              <w:r>
                <w:delInstrText xml:space="preserve"> HYPERLINK "mailto:john.clark@alaska.gov" \h </w:delInstrText>
              </w:r>
              <w:r>
                <w:fldChar w:fldCharType="separate"/>
              </w:r>
              <w:r w:rsidR="008E4680">
                <w:rPr>
                  <w:color w:val="0000FF"/>
                  <w:sz w:val="20"/>
                  <w:u w:val="single" w:color="0000FF"/>
                </w:rPr>
                <w:delText>john.clark@alaska.gov</w:delText>
              </w:r>
              <w:r>
                <w:rPr>
                  <w:color w:val="0000FF"/>
                  <w:sz w:val="20"/>
                  <w:u w:val="single" w:color="0000FF"/>
                </w:rPr>
                <w:fldChar w:fldCharType="end"/>
              </w:r>
            </w:del>
          </w:p>
        </w:tc>
      </w:tr>
      <w:tr w:rsidR="008E4680" w14:paraId="23A93295" w14:textId="77777777" w:rsidTr="00816966">
        <w:trPr>
          <w:trHeight w:val="617"/>
          <w:del w:id="254" w:author="Benjamin Meyer" w:date="2023-04-18T10:26:00Z"/>
        </w:trPr>
        <w:tc>
          <w:tcPr>
            <w:tcW w:w="1315" w:type="dxa"/>
            <w:tcBorders>
              <w:top w:val="single" w:sz="6" w:space="0" w:color="000000"/>
              <w:bottom w:val="single" w:sz="6" w:space="0" w:color="000000"/>
              <w:right w:val="single" w:sz="6" w:space="0" w:color="000000"/>
            </w:tcBorders>
          </w:tcPr>
          <w:p w14:paraId="4A068B38" w14:textId="77777777" w:rsidR="008E4680" w:rsidRPr="00FC3010" w:rsidRDefault="008E4680" w:rsidP="000E32CE">
            <w:pPr>
              <w:pStyle w:val="TableParagraph"/>
              <w:spacing w:before="127"/>
              <w:ind w:left="97" w:right="546"/>
              <w:jc w:val="center"/>
              <w:rPr>
                <w:del w:id="255" w:author="Benjamin Meyer" w:date="2023-04-18T10:26:00Z"/>
                <w:sz w:val="20"/>
                <w:szCs w:val="20"/>
              </w:rPr>
            </w:pPr>
            <w:del w:id="256" w:author="Benjamin Meyer" w:date="2023-04-18T10:26:00Z">
              <w:r w:rsidRPr="00FC3010">
                <w:rPr>
                  <w:sz w:val="20"/>
                  <w:szCs w:val="20"/>
                </w:rPr>
                <w:delText>Chandra McGee</w:delText>
              </w:r>
            </w:del>
          </w:p>
        </w:tc>
        <w:tc>
          <w:tcPr>
            <w:tcW w:w="1536" w:type="dxa"/>
            <w:tcBorders>
              <w:top w:val="single" w:sz="6" w:space="0" w:color="000000"/>
              <w:left w:val="single" w:sz="6" w:space="0" w:color="000000"/>
              <w:bottom w:val="single" w:sz="6" w:space="0" w:color="000000"/>
              <w:right w:val="single" w:sz="6" w:space="0" w:color="000000"/>
            </w:tcBorders>
          </w:tcPr>
          <w:p w14:paraId="7817BD54" w14:textId="77777777" w:rsidR="008E4680" w:rsidRPr="00FC3010" w:rsidRDefault="008E4680" w:rsidP="000E32CE">
            <w:pPr>
              <w:pStyle w:val="TableParagraph"/>
              <w:jc w:val="center"/>
              <w:rPr>
                <w:del w:id="257" w:author="Benjamin Meyer" w:date="2023-04-18T10:26:00Z"/>
                <w:sz w:val="20"/>
                <w:szCs w:val="20"/>
              </w:rPr>
            </w:pPr>
          </w:p>
          <w:p w14:paraId="41C7457D" w14:textId="77777777" w:rsidR="008E4680" w:rsidRPr="00FC3010" w:rsidRDefault="008E4680" w:rsidP="000E32CE">
            <w:pPr>
              <w:pStyle w:val="TableParagraph"/>
              <w:ind w:left="122"/>
              <w:jc w:val="center"/>
              <w:rPr>
                <w:del w:id="258" w:author="Benjamin Meyer" w:date="2023-04-18T10:26:00Z"/>
                <w:sz w:val="20"/>
                <w:szCs w:val="20"/>
              </w:rPr>
            </w:pPr>
            <w:del w:id="259" w:author="Benjamin Meyer" w:date="2023-04-18T10:26:00Z">
              <w:r w:rsidRPr="00FC3010">
                <w:rPr>
                  <w:sz w:val="20"/>
                  <w:szCs w:val="20"/>
                </w:rPr>
                <w:delText>Section Manager</w:delText>
              </w:r>
            </w:del>
          </w:p>
        </w:tc>
        <w:tc>
          <w:tcPr>
            <w:tcW w:w="1288" w:type="dxa"/>
            <w:tcBorders>
              <w:top w:val="single" w:sz="6" w:space="0" w:color="000000"/>
              <w:left w:val="single" w:sz="6" w:space="0" w:color="000000"/>
              <w:bottom w:val="single" w:sz="6" w:space="0" w:color="000000"/>
              <w:right w:val="single" w:sz="6" w:space="0" w:color="000000"/>
            </w:tcBorders>
          </w:tcPr>
          <w:p w14:paraId="14C19D8F" w14:textId="77777777" w:rsidR="008E4680" w:rsidRPr="00FC3010" w:rsidRDefault="008E4680" w:rsidP="000E32CE">
            <w:pPr>
              <w:pStyle w:val="TableParagraph"/>
              <w:jc w:val="center"/>
              <w:rPr>
                <w:del w:id="260" w:author="Benjamin Meyer" w:date="2023-04-18T10:26:00Z"/>
                <w:sz w:val="20"/>
                <w:szCs w:val="20"/>
              </w:rPr>
            </w:pPr>
          </w:p>
          <w:p w14:paraId="62C645EC" w14:textId="77777777" w:rsidR="008E4680" w:rsidRPr="00FC3010" w:rsidRDefault="008E4680" w:rsidP="000E32CE">
            <w:pPr>
              <w:pStyle w:val="TableParagraph"/>
              <w:ind w:left="122"/>
              <w:jc w:val="center"/>
              <w:rPr>
                <w:del w:id="261" w:author="Benjamin Meyer" w:date="2023-04-18T10:26:00Z"/>
                <w:sz w:val="20"/>
                <w:szCs w:val="20"/>
              </w:rPr>
            </w:pPr>
            <w:del w:id="262" w:author="Benjamin Meyer" w:date="2023-04-18T10:26:00Z">
              <w:r w:rsidRPr="00FC3010">
                <w:rPr>
                  <w:sz w:val="20"/>
                  <w:szCs w:val="20"/>
                </w:rPr>
                <w:delText>ADEC</w:delText>
              </w:r>
            </w:del>
          </w:p>
        </w:tc>
        <w:tc>
          <w:tcPr>
            <w:tcW w:w="2259" w:type="dxa"/>
            <w:tcBorders>
              <w:top w:val="single" w:sz="6" w:space="0" w:color="000000"/>
              <w:left w:val="single" w:sz="6" w:space="0" w:color="000000"/>
              <w:bottom w:val="single" w:sz="6" w:space="0" w:color="000000"/>
              <w:right w:val="single" w:sz="6" w:space="0" w:color="000000"/>
            </w:tcBorders>
          </w:tcPr>
          <w:p w14:paraId="6B7559CE" w14:textId="77777777" w:rsidR="008E4680" w:rsidRPr="00FC3010" w:rsidRDefault="008E4680" w:rsidP="000E32CE">
            <w:pPr>
              <w:pStyle w:val="TableParagraph"/>
              <w:jc w:val="center"/>
              <w:rPr>
                <w:del w:id="263" w:author="Benjamin Meyer" w:date="2023-04-18T10:26:00Z"/>
                <w:sz w:val="20"/>
                <w:szCs w:val="20"/>
              </w:rPr>
            </w:pPr>
          </w:p>
          <w:p w14:paraId="10032355" w14:textId="77777777" w:rsidR="008E4680" w:rsidRPr="00FC3010" w:rsidRDefault="008E4680" w:rsidP="000E32CE">
            <w:pPr>
              <w:pStyle w:val="TableParagraph"/>
              <w:ind w:left="121"/>
              <w:jc w:val="center"/>
              <w:rPr>
                <w:del w:id="264" w:author="Benjamin Meyer" w:date="2023-04-18T10:26:00Z"/>
                <w:sz w:val="20"/>
                <w:szCs w:val="20"/>
              </w:rPr>
            </w:pPr>
            <w:del w:id="265" w:author="Benjamin Meyer" w:date="2023-04-18T10:26:00Z">
              <w:r w:rsidRPr="00FC3010">
                <w:rPr>
                  <w:sz w:val="20"/>
                  <w:szCs w:val="20"/>
                </w:rPr>
                <w:delText>Division of Water</w:delText>
              </w:r>
            </w:del>
          </w:p>
        </w:tc>
        <w:tc>
          <w:tcPr>
            <w:tcW w:w="3047" w:type="dxa"/>
            <w:tcBorders>
              <w:top w:val="single" w:sz="6" w:space="0" w:color="000000"/>
              <w:left w:val="single" w:sz="6" w:space="0" w:color="000000"/>
              <w:bottom w:val="single" w:sz="6" w:space="0" w:color="000000"/>
              <w:right w:val="thinThickMediumGap" w:sz="9" w:space="0" w:color="000000"/>
            </w:tcBorders>
          </w:tcPr>
          <w:p w14:paraId="636F3224" w14:textId="77777777" w:rsidR="008E4680" w:rsidRDefault="008E4680" w:rsidP="000E32CE">
            <w:pPr>
              <w:pStyle w:val="TableParagraph"/>
              <w:spacing w:before="116"/>
              <w:ind w:left="121"/>
              <w:jc w:val="center"/>
              <w:rPr>
                <w:del w:id="266" w:author="Benjamin Meyer" w:date="2023-04-18T10:26:00Z"/>
                <w:sz w:val="18"/>
              </w:rPr>
            </w:pPr>
            <w:del w:id="267" w:author="Benjamin Meyer" w:date="2023-04-18T10:26:00Z">
              <w:r>
                <w:rPr>
                  <w:sz w:val="18"/>
                </w:rPr>
                <w:delText>(907) 451-2140</w:delText>
              </w:r>
            </w:del>
          </w:p>
          <w:p w14:paraId="3BE38D1C" w14:textId="77777777" w:rsidR="008E4680" w:rsidRDefault="00816966" w:rsidP="000E32CE">
            <w:pPr>
              <w:pStyle w:val="TableParagraph"/>
              <w:spacing w:before="1"/>
              <w:ind w:left="121"/>
              <w:jc w:val="center"/>
              <w:rPr>
                <w:del w:id="268" w:author="Benjamin Meyer" w:date="2023-04-18T10:26:00Z"/>
                <w:sz w:val="20"/>
              </w:rPr>
            </w:pPr>
            <w:del w:id="269" w:author="Benjamin Meyer" w:date="2023-04-18T10:26:00Z">
              <w:r>
                <w:fldChar w:fldCharType="begin"/>
              </w:r>
              <w:r>
                <w:delInstrText xml:space="preserve"> HYPERLINK "mailto:chandra.mcgee@alaska.gov" \h </w:delInstrText>
              </w:r>
              <w:r>
                <w:fldChar w:fldCharType="separate"/>
              </w:r>
              <w:r w:rsidR="008E4680">
                <w:rPr>
                  <w:color w:val="0000FF"/>
                  <w:sz w:val="18"/>
                  <w:u w:val="single" w:color="0000FF"/>
                </w:rPr>
                <w:delText>c</w:delText>
              </w:r>
              <w:r w:rsidR="008E4680">
                <w:rPr>
                  <w:color w:val="0000FF"/>
                  <w:sz w:val="20"/>
                  <w:u w:val="single" w:color="0000FF"/>
                </w:rPr>
                <w:delText>handra.mcgee@alaska.gov</w:delText>
              </w:r>
              <w:r>
                <w:rPr>
                  <w:color w:val="0000FF"/>
                  <w:sz w:val="20"/>
                  <w:u w:val="single" w:color="0000FF"/>
                </w:rPr>
                <w:fldChar w:fldCharType="end"/>
              </w:r>
            </w:del>
          </w:p>
        </w:tc>
      </w:tr>
      <w:tr w:rsidR="000E32CE" w14:paraId="288C3D16" w14:textId="77777777" w:rsidTr="00015BB1">
        <w:trPr>
          <w:trHeight w:val="713"/>
        </w:trPr>
        <w:tc>
          <w:tcPr>
            <w:tcW w:w="1315" w:type="dxa"/>
            <w:tcBorders>
              <w:top w:val="single" w:sz="6" w:space="0" w:color="000000"/>
              <w:bottom w:val="single" w:sz="6" w:space="0" w:color="000000"/>
              <w:right w:val="single" w:sz="6" w:space="0" w:color="000000"/>
            </w:tcBorders>
          </w:tcPr>
          <w:p w14:paraId="02E8E99B" w14:textId="77777777" w:rsidR="000E32CE" w:rsidRPr="00FC3010" w:rsidRDefault="000E32CE" w:rsidP="000E32CE">
            <w:pPr>
              <w:pStyle w:val="TableParagraph"/>
              <w:spacing w:before="175"/>
              <w:ind w:left="97" w:right="316"/>
              <w:jc w:val="center"/>
              <w:rPr>
                <w:sz w:val="20"/>
                <w:szCs w:val="20"/>
              </w:rPr>
            </w:pPr>
            <w:r w:rsidRPr="00FC3010">
              <w:rPr>
                <w:sz w:val="20"/>
                <w:szCs w:val="20"/>
              </w:rPr>
              <w:t>Mitch Michaud</w:t>
            </w:r>
          </w:p>
        </w:tc>
        <w:tc>
          <w:tcPr>
            <w:tcW w:w="1536" w:type="dxa"/>
            <w:tcBorders>
              <w:top w:val="single" w:sz="6" w:space="0" w:color="000000"/>
              <w:left w:val="single" w:sz="6" w:space="0" w:color="000000"/>
              <w:bottom w:val="single" w:sz="6" w:space="0" w:color="000000"/>
              <w:right w:val="single" w:sz="6" w:space="0" w:color="000000"/>
            </w:tcBorders>
          </w:tcPr>
          <w:p w14:paraId="3C569F00" w14:textId="5244853D" w:rsidR="000E32CE" w:rsidRPr="00FC3010" w:rsidRDefault="000E32CE" w:rsidP="000E32CE">
            <w:pPr>
              <w:pStyle w:val="TableParagraph"/>
              <w:spacing w:before="175"/>
              <w:ind w:left="122" w:right="659"/>
              <w:jc w:val="center"/>
              <w:rPr>
                <w:sz w:val="20"/>
                <w:szCs w:val="20"/>
              </w:rPr>
            </w:pPr>
            <w:r w:rsidRPr="00FC3010">
              <w:rPr>
                <w:sz w:val="20"/>
                <w:szCs w:val="20"/>
              </w:rPr>
              <w:t xml:space="preserve">     Executive Director</w:t>
            </w:r>
          </w:p>
        </w:tc>
        <w:tc>
          <w:tcPr>
            <w:tcW w:w="1288" w:type="dxa"/>
            <w:gridSpan w:val="2"/>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0E32CE">
            <w:pPr>
              <w:pStyle w:val="TableParagraph"/>
              <w:spacing w:before="2"/>
              <w:jc w:val="center"/>
              <w:rPr>
                <w:sz w:val="20"/>
                <w:szCs w:val="20"/>
              </w:rPr>
            </w:pPr>
          </w:p>
          <w:p w14:paraId="47F8B4DF" w14:textId="77777777" w:rsidR="000E32CE" w:rsidRPr="00FC3010" w:rsidRDefault="000E32CE" w:rsidP="000E32CE">
            <w:pPr>
              <w:pStyle w:val="TableParagraph"/>
              <w:ind w:left="122"/>
              <w:jc w:val="center"/>
              <w:rPr>
                <w:sz w:val="20"/>
                <w:szCs w:val="20"/>
              </w:rPr>
            </w:pPr>
            <w:r w:rsidRPr="00FC3010">
              <w:rPr>
                <w:sz w:val="20"/>
                <w:szCs w:val="20"/>
              </w:rPr>
              <w:t>KWF</w:t>
            </w:r>
          </w:p>
        </w:tc>
        <w:tc>
          <w:tcPr>
            <w:tcW w:w="3047" w:type="dxa"/>
            <w:tcBorders>
              <w:top w:val="single" w:sz="6" w:space="0" w:color="000000"/>
              <w:left w:val="single" w:sz="6" w:space="0" w:color="000000"/>
              <w:bottom w:val="single" w:sz="6" w:space="0" w:color="000000"/>
              <w:right w:val="thinThickMediumGap" w:sz="9" w:space="0" w:color="000000"/>
            </w:tcBorders>
          </w:tcPr>
          <w:p w14:paraId="448B2160" w14:textId="1521E2AA" w:rsidR="000E32CE" w:rsidRDefault="000E32CE" w:rsidP="00816966">
            <w:pPr>
              <w:pStyle w:val="TableParagraph"/>
              <w:spacing w:before="121"/>
              <w:ind w:left="121"/>
              <w:jc w:val="center"/>
              <w:rPr>
                <w:sz w:val="18"/>
              </w:rPr>
            </w:pPr>
            <w:r>
              <w:rPr>
                <w:sz w:val="18"/>
              </w:rPr>
              <w:t>(907) 260-5449 ext. 1206</w:t>
            </w:r>
            <w:ins w:id="270" w:author="Benjamin Meyer" w:date="2023-04-18T10:26:00Z">
              <w:r>
                <w:rPr>
                  <w:sz w:val="18"/>
                </w:rPr>
                <w:br/>
              </w:r>
              <w:r>
                <w:fldChar w:fldCharType="begin"/>
              </w:r>
              <w:r>
                <w:instrText xml:space="preserve"> HYPERLINK "mailto:executivedirector@kenaiwatershed.org" </w:instrText>
              </w:r>
              <w:r>
                <w:fldChar w:fldCharType="separate"/>
              </w:r>
              <w:r w:rsidRPr="005C5B2C">
                <w:rPr>
                  <w:rStyle w:val="Hyperlink"/>
                  <w:sz w:val="18"/>
                </w:rPr>
                <w:t>executivedirector@kenaiwatershed.org</w:t>
              </w:r>
              <w:r>
                <w:rPr>
                  <w:rStyle w:val="Hyperlink"/>
                  <w:sz w:val="18"/>
                </w:rPr>
                <w:fldChar w:fldCharType="end"/>
              </w:r>
            </w:ins>
          </w:p>
        </w:tc>
      </w:tr>
      <w:tr w:rsidR="000E32CE" w14:paraId="54C3DF39" w14:textId="77777777" w:rsidTr="00015BB1">
        <w:trPr>
          <w:trHeight w:val="714"/>
        </w:trPr>
        <w:tc>
          <w:tcPr>
            <w:tcW w:w="1315" w:type="dxa"/>
            <w:tcBorders>
              <w:top w:val="single" w:sz="6" w:space="0" w:color="000000"/>
              <w:bottom w:val="single" w:sz="6" w:space="0" w:color="000000"/>
              <w:right w:val="single" w:sz="6" w:space="0" w:color="000000"/>
            </w:tcBorders>
          </w:tcPr>
          <w:p w14:paraId="56657CED" w14:textId="77777777" w:rsidR="000E32CE" w:rsidRPr="00FC3010" w:rsidRDefault="000E32CE" w:rsidP="000E32CE">
            <w:pPr>
              <w:pStyle w:val="TableParagraph"/>
              <w:spacing w:before="3"/>
              <w:jc w:val="center"/>
              <w:rPr>
                <w:sz w:val="20"/>
                <w:szCs w:val="20"/>
              </w:rPr>
            </w:pPr>
          </w:p>
          <w:p w14:paraId="0E76806B" w14:textId="77777777" w:rsidR="000E32CE" w:rsidRPr="00FC3010" w:rsidRDefault="000E32CE" w:rsidP="000E32CE">
            <w:pPr>
              <w:pStyle w:val="TableParagraph"/>
              <w:ind w:left="97"/>
              <w:jc w:val="center"/>
              <w:rPr>
                <w:sz w:val="20"/>
                <w:szCs w:val="20"/>
              </w:rPr>
            </w:pPr>
            <w:r w:rsidRPr="00FC3010">
              <w:rPr>
                <w:sz w:val="20"/>
                <w:szCs w:val="20"/>
              </w:rPr>
              <w:t xml:space="preserve">Sue </w:t>
            </w:r>
            <w:proofErr w:type="spellStart"/>
            <w:r w:rsidRPr="00FC3010">
              <w:rPr>
                <w:sz w:val="20"/>
                <w:szCs w:val="20"/>
              </w:rPr>
              <w:t>Mauger</w:t>
            </w:r>
            <w:proofErr w:type="spellEnd"/>
          </w:p>
        </w:tc>
        <w:tc>
          <w:tcPr>
            <w:tcW w:w="1536"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0E32CE">
            <w:pPr>
              <w:pStyle w:val="TableParagraph"/>
              <w:spacing w:before="3"/>
              <w:jc w:val="center"/>
              <w:rPr>
                <w:sz w:val="20"/>
                <w:szCs w:val="20"/>
              </w:rPr>
            </w:pPr>
          </w:p>
          <w:p w14:paraId="11980183" w14:textId="4EF0F79B" w:rsidR="000E32CE" w:rsidRPr="00FC3010" w:rsidRDefault="000E32CE" w:rsidP="000E32CE">
            <w:pPr>
              <w:pStyle w:val="TableParagraph"/>
              <w:rPr>
                <w:sz w:val="20"/>
                <w:szCs w:val="20"/>
              </w:rPr>
            </w:pPr>
            <w:r w:rsidRPr="00FC3010">
              <w:rPr>
                <w:sz w:val="20"/>
                <w:szCs w:val="20"/>
              </w:rPr>
              <w:t xml:space="preserve">            Science Director</w:t>
            </w:r>
          </w:p>
        </w:tc>
        <w:tc>
          <w:tcPr>
            <w:tcW w:w="1288" w:type="dxa"/>
            <w:gridSpan w:val="2"/>
            <w:tcBorders>
              <w:top w:val="single" w:sz="6" w:space="0" w:color="000000"/>
              <w:left w:val="single" w:sz="6" w:space="0" w:color="000000"/>
              <w:bottom w:val="single" w:sz="6" w:space="0" w:color="000000"/>
              <w:right w:val="single" w:sz="6" w:space="0" w:color="000000"/>
            </w:tcBorders>
          </w:tcPr>
          <w:p w14:paraId="0F7ECA32" w14:textId="77777777" w:rsidR="000E32CE" w:rsidRPr="00FC3010" w:rsidRDefault="000E32CE" w:rsidP="000E32CE">
            <w:pPr>
              <w:pStyle w:val="TableParagraph"/>
              <w:spacing w:before="176"/>
              <w:ind w:left="122" w:right="366"/>
              <w:jc w:val="center"/>
              <w:rPr>
                <w:sz w:val="20"/>
                <w:szCs w:val="20"/>
              </w:rPr>
            </w:pPr>
            <w:r w:rsidRPr="00FC3010">
              <w:rPr>
                <w:sz w:val="20"/>
                <w:szCs w:val="20"/>
              </w:rPr>
              <w:t xml:space="preserve">Cook </w:t>
            </w:r>
            <w:ins w:id="271" w:author="Benjamin Meyer" w:date="2023-04-18T10:26:00Z">
              <w:r w:rsidRPr="00FC3010">
                <w:rPr>
                  <w:sz w:val="20"/>
                  <w:szCs w:val="20"/>
                </w:rPr>
                <w:t xml:space="preserve">    Inletkeeper</w:t>
              </w:r>
            </w:ins>
            <w:del w:id="272" w:author="Benjamin Meyer" w:date="2023-04-18T10:26:00Z">
              <w:r w:rsidRPr="00FC3010">
                <w:rPr>
                  <w:sz w:val="20"/>
                  <w:szCs w:val="20"/>
                </w:rPr>
                <w:delText>Inlet Keeper</w:delText>
              </w:r>
            </w:del>
          </w:p>
        </w:tc>
        <w:tc>
          <w:tcPr>
            <w:tcW w:w="3047"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6966">
            <w:pPr>
              <w:pStyle w:val="TableParagraph"/>
              <w:spacing w:before="116"/>
              <w:ind w:left="121"/>
              <w:jc w:val="center"/>
              <w:rPr>
                <w:sz w:val="18"/>
              </w:rPr>
            </w:pPr>
            <w:r>
              <w:rPr>
                <w:sz w:val="18"/>
              </w:rPr>
              <w:t>(907) 235-4068 ext. 24</w:t>
            </w:r>
          </w:p>
          <w:p w14:paraId="6E051A03" w14:textId="77777777" w:rsidR="000E32CE" w:rsidRDefault="000E32CE" w:rsidP="00816966">
            <w:pPr>
              <w:pStyle w:val="TableParagraph"/>
              <w:spacing w:before="119"/>
              <w:ind w:left="121"/>
              <w:jc w:val="center"/>
              <w:rPr>
                <w:sz w:val="18"/>
              </w:rPr>
            </w:pPr>
            <w:hyperlink r:id="rId19">
              <w:r>
                <w:rPr>
                  <w:color w:val="0000FF"/>
                  <w:sz w:val="18"/>
                  <w:u w:val="single" w:color="0000FF"/>
                </w:rPr>
                <w:t>sue@cookinletkeeper.org</w:t>
              </w:r>
            </w:hyperlink>
          </w:p>
        </w:tc>
      </w:tr>
      <w:tr w:rsidR="000E32CE" w14:paraId="2DC89088" w14:textId="77777777" w:rsidTr="00015BB1">
        <w:trPr>
          <w:trHeight w:val="1215"/>
        </w:trPr>
        <w:tc>
          <w:tcPr>
            <w:tcW w:w="1315" w:type="dxa"/>
            <w:tcBorders>
              <w:top w:val="single" w:sz="6" w:space="0" w:color="000000"/>
              <w:bottom w:val="single" w:sz="6" w:space="0" w:color="000000"/>
              <w:right w:val="single" w:sz="6" w:space="0" w:color="000000"/>
            </w:tcBorders>
          </w:tcPr>
          <w:p w14:paraId="3FA6563C" w14:textId="77777777" w:rsidR="000E32CE" w:rsidRPr="00FC3010" w:rsidRDefault="000E32CE" w:rsidP="000E32CE">
            <w:pPr>
              <w:pStyle w:val="TableParagraph"/>
              <w:jc w:val="center"/>
              <w:rPr>
                <w:sz w:val="20"/>
                <w:szCs w:val="20"/>
              </w:rPr>
            </w:pPr>
          </w:p>
          <w:p w14:paraId="6B471CE7" w14:textId="77777777" w:rsidR="000E32CE" w:rsidRPr="00FC3010" w:rsidRDefault="000E32CE" w:rsidP="000E32CE">
            <w:pPr>
              <w:pStyle w:val="TableParagraph"/>
              <w:spacing w:before="11"/>
              <w:jc w:val="center"/>
              <w:rPr>
                <w:sz w:val="20"/>
                <w:szCs w:val="20"/>
              </w:rPr>
            </w:pPr>
          </w:p>
          <w:p w14:paraId="222CB358" w14:textId="77777777" w:rsidR="000E32CE" w:rsidRPr="00FC3010" w:rsidRDefault="000E32CE" w:rsidP="000E32CE">
            <w:pPr>
              <w:pStyle w:val="TableParagraph"/>
              <w:ind w:left="97"/>
              <w:jc w:val="center"/>
              <w:rPr>
                <w:sz w:val="20"/>
                <w:szCs w:val="20"/>
              </w:rPr>
            </w:pPr>
            <w:r w:rsidRPr="00FC3010">
              <w:rPr>
                <w:sz w:val="20"/>
                <w:szCs w:val="20"/>
              </w:rPr>
              <w:t>Justin Nelson</w:t>
            </w:r>
          </w:p>
        </w:tc>
        <w:tc>
          <w:tcPr>
            <w:tcW w:w="1536"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0E32CE">
            <w:pPr>
              <w:pStyle w:val="TableParagraph"/>
              <w:jc w:val="center"/>
              <w:rPr>
                <w:sz w:val="20"/>
                <w:szCs w:val="20"/>
              </w:rPr>
            </w:pPr>
          </w:p>
          <w:p w14:paraId="30BE4353" w14:textId="77777777" w:rsidR="000E32CE" w:rsidRPr="00FC3010" w:rsidRDefault="000E32CE" w:rsidP="000E32CE">
            <w:pPr>
              <w:pStyle w:val="TableParagraph"/>
              <w:jc w:val="center"/>
              <w:rPr>
                <w:sz w:val="20"/>
                <w:szCs w:val="20"/>
              </w:rPr>
            </w:pPr>
          </w:p>
          <w:p w14:paraId="0E299275" w14:textId="77777777" w:rsidR="000E32CE" w:rsidRPr="00FC3010" w:rsidRDefault="000E32CE" w:rsidP="000E32CE">
            <w:pPr>
              <w:pStyle w:val="TableParagraph"/>
              <w:ind w:left="122" w:right="354"/>
              <w:jc w:val="center"/>
              <w:rPr>
                <w:sz w:val="20"/>
                <w:szCs w:val="20"/>
              </w:rPr>
            </w:pPr>
            <w:r w:rsidRPr="00FC3010">
              <w:rPr>
                <w:sz w:val="20"/>
                <w:szCs w:val="20"/>
              </w:rPr>
              <w:t>Client Service Manager</w:t>
            </w:r>
          </w:p>
        </w:tc>
        <w:tc>
          <w:tcPr>
            <w:tcW w:w="1288" w:type="dxa"/>
            <w:gridSpan w:val="2"/>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0E32CE">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0E32CE">
            <w:pPr>
              <w:pStyle w:val="TableParagraph"/>
              <w:ind w:left="122" w:right="78"/>
              <w:jc w:val="center"/>
              <w:rPr>
                <w:sz w:val="20"/>
                <w:szCs w:val="20"/>
              </w:rPr>
            </w:pPr>
            <w:r w:rsidRPr="00FC3010">
              <w:rPr>
                <w:sz w:val="20"/>
                <w:szCs w:val="20"/>
              </w:rPr>
              <w:t>Environmental Laboratory Services</w:t>
            </w:r>
          </w:p>
        </w:tc>
        <w:tc>
          <w:tcPr>
            <w:tcW w:w="3047"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6966">
            <w:pPr>
              <w:pStyle w:val="TableParagraph"/>
              <w:spacing w:before="5"/>
              <w:jc w:val="center"/>
              <w:rPr>
                <w:sz w:val="25"/>
              </w:rPr>
            </w:pPr>
          </w:p>
          <w:p w14:paraId="58F69A59" w14:textId="77777777" w:rsidR="000E32CE" w:rsidRDefault="000E32CE" w:rsidP="00816966">
            <w:pPr>
              <w:pStyle w:val="TableParagraph"/>
              <w:ind w:left="121"/>
              <w:jc w:val="center"/>
              <w:rPr>
                <w:sz w:val="18"/>
              </w:rPr>
            </w:pPr>
            <w:r>
              <w:rPr>
                <w:sz w:val="18"/>
              </w:rPr>
              <w:t>(800) 873-8707</w:t>
            </w:r>
          </w:p>
          <w:p w14:paraId="078C3E33" w14:textId="77777777" w:rsidR="000E32CE" w:rsidRDefault="000E32CE" w:rsidP="00816966">
            <w:pPr>
              <w:pStyle w:val="TableParagraph"/>
              <w:jc w:val="center"/>
              <w:rPr>
                <w:sz w:val="18"/>
              </w:rPr>
            </w:pPr>
          </w:p>
          <w:p w14:paraId="2A3AD34A" w14:textId="77777777" w:rsidR="000E32CE" w:rsidRDefault="000E32CE" w:rsidP="00816966">
            <w:pPr>
              <w:pStyle w:val="TableParagraph"/>
              <w:ind w:left="121"/>
              <w:jc w:val="center"/>
              <w:rPr>
                <w:sz w:val="18"/>
              </w:rPr>
            </w:pPr>
            <w:hyperlink r:id="rId20" w:history="1">
              <w:r w:rsidRPr="005C5B2C">
                <w:rPr>
                  <w:rStyle w:val="Hyperlink"/>
                  <w:sz w:val="18"/>
                </w:rPr>
                <w:t>justin.nelson@sgs.com</w:t>
              </w:r>
            </w:hyperlink>
            <w:r>
              <w:rPr>
                <w:sz w:val="18"/>
              </w:rPr>
              <w:t xml:space="preserve"> </w:t>
            </w:r>
          </w:p>
        </w:tc>
      </w:tr>
      <w:tr w:rsidR="000E32CE" w14:paraId="5C613DBE" w14:textId="77777777" w:rsidTr="00015BB1">
        <w:trPr>
          <w:trHeight w:val="1215"/>
        </w:trPr>
        <w:tc>
          <w:tcPr>
            <w:tcW w:w="1315" w:type="dxa"/>
            <w:tcBorders>
              <w:top w:val="single" w:sz="6" w:space="0" w:color="000000"/>
              <w:bottom w:val="single" w:sz="6" w:space="0" w:color="000000"/>
              <w:right w:val="single" w:sz="6" w:space="0" w:color="000000"/>
            </w:tcBorders>
          </w:tcPr>
          <w:p w14:paraId="2BEA6CD8" w14:textId="77777777" w:rsidR="000E32CE" w:rsidRPr="00FC3010" w:rsidRDefault="000E32CE" w:rsidP="000E32CE">
            <w:pPr>
              <w:pStyle w:val="TableParagraph"/>
              <w:jc w:val="center"/>
              <w:rPr>
                <w:sz w:val="20"/>
                <w:szCs w:val="20"/>
              </w:rPr>
            </w:pPr>
            <w:r w:rsidRPr="00FC3010">
              <w:rPr>
                <w:sz w:val="20"/>
                <w:szCs w:val="20"/>
              </w:rPr>
              <w:t>Moses Jordan</w:t>
            </w:r>
          </w:p>
        </w:tc>
        <w:tc>
          <w:tcPr>
            <w:tcW w:w="1536"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0E32CE">
            <w:pPr>
              <w:pStyle w:val="TableParagraph"/>
              <w:jc w:val="center"/>
              <w:rPr>
                <w:sz w:val="20"/>
                <w:szCs w:val="20"/>
              </w:rPr>
            </w:pPr>
            <w:r w:rsidRPr="00FC3010">
              <w:rPr>
                <w:sz w:val="20"/>
                <w:szCs w:val="20"/>
              </w:rPr>
              <w:t>Environmental Program Manager</w:t>
            </w:r>
          </w:p>
        </w:tc>
        <w:tc>
          <w:tcPr>
            <w:tcW w:w="1288" w:type="dxa"/>
            <w:gridSpan w:val="2"/>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0E32CE">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0E32CE">
            <w:pPr>
              <w:pStyle w:val="TableParagraph"/>
              <w:spacing w:before="115"/>
              <w:ind w:left="122"/>
              <w:jc w:val="center"/>
              <w:rPr>
                <w:sz w:val="20"/>
                <w:szCs w:val="20"/>
              </w:rPr>
            </w:pPr>
            <w:r w:rsidRPr="00FC3010">
              <w:rPr>
                <w:sz w:val="20"/>
                <w:szCs w:val="20"/>
              </w:rPr>
              <w:t>Indian Tribe</w:t>
            </w:r>
          </w:p>
        </w:tc>
        <w:tc>
          <w:tcPr>
            <w:tcW w:w="3047"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6966">
            <w:pPr>
              <w:pStyle w:val="TableParagraph"/>
              <w:spacing w:before="116"/>
              <w:ind w:left="121"/>
              <w:jc w:val="center"/>
              <w:rPr>
                <w:sz w:val="18"/>
              </w:rPr>
            </w:pPr>
            <w:r>
              <w:rPr>
                <w:sz w:val="18"/>
              </w:rPr>
              <w:t>(907) 545-1444</w:t>
            </w:r>
          </w:p>
          <w:p w14:paraId="1CB4BA71" w14:textId="77777777" w:rsidR="000E32CE" w:rsidRDefault="000E32CE" w:rsidP="00816966">
            <w:pPr>
              <w:pStyle w:val="TableParagraph"/>
              <w:spacing w:before="5"/>
              <w:jc w:val="center"/>
              <w:rPr>
                <w:sz w:val="25"/>
              </w:rPr>
            </w:pPr>
            <w:r>
              <w:rPr>
                <w:color w:val="0000FF"/>
                <w:sz w:val="18"/>
                <w:u w:val="single" w:color="0000FF"/>
              </w:rPr>
              <w:t>mjordan@kenaitze.org</w:t>
            </w:r>
          </w:p>
        </w:tc>
      </w:tr>
      <w:tr w:rsidR="000E32CE" w14:paraId="2F1B7409" w14:textId="77777777" w:rsidTr="00015BB1">
        <w:trPr>
          <w:trHeight w:val="1215"/>
        </w:trPr>
        <w:tc>
          <w:tcPr>
            <w:tcW w:w="1315" w:type="dxa"/>
            <w:tcBorders>
              <w:top w:val="single" w:sz="6" w:space="0" w:color="000000"/>
              <w:bottom w:val="single" w:sz="6" w:space="0" w:color="000000"/>
              <w:right w:val="single" w:sz="6" w:space="0" w:color="000000"/>
            </w:tcBorders>
          </w:tcPr>
          <w:p w14:paraId="0718AE09" w14:textId="77777777" w:rsidR="000E32CE" w:rsidRPr="00FC3010" w:rsidRDefault="000E32CE" w:rsidP="000E32CE">
            <w:pPr>
              <w:pStyle w:val="TableParagraph"/>
              <w:jc w:val="center"/>
              <w:rPr>
                <w:sz w:val="20"/>
                <w:szCs w:val="20"/>
              </w:rPr>
            </w:pPr>
            <w:ins w:id="273" w:author="Benjamin Meyer" w:date="2023-04-18T10:26:00Z">
              <w:r w:rsidRPr="00FC3010">
                <w:rPr>
                  <w:sz w:val="20"/>
                  <w:szCs w:val="20"/>
                </w:rPr>
                <w:t>Eric Morrison</w:t>
              </w:r>
            </w:ins>
            <w:del w:id="274" w:author="Benjamin Meyer" w:date="2023-04-18T10:26:00Z">
              <w:r w:rsidRPr="00FC3010">
                <w:rPr>
                  <w:sz w:val="20"/>
                  <w:szCs w:val="20"/>
                </w:rPr>
                <w:delText>Yvonne Weber</w:delText>
              </w:r>
            </w:del>
          </w:p>
        </w:tc>
        <w:tc>
          <w:tcPr>
            <w:tcW w:w="1536" w:type="dxa"/>
            <w:tcBorders>
              <w:top w:val="single" w:sz="6" w:space="0" w:color="000000"/>
              <w:left w:val="single" w:sz="6" w:space="0" w:color="000000"/>
              <w:bottom w:val="single" w:sz="6" w:space="0" w:color="000000"/>
              <w:right w:val="single" w:sz="6" w:space="0" w:color="000000"/>
            </w:tcBorders>
          </w:tcPr>
          <w:p w14:paraId="58D932C9" w14:textId="77777777" w:rsidR="000E32CE" w:rsidRPr="00FC3010" w:rsidRDefault="000E32CE" w:rsidP="000E32CE">
            <w:pPr>
              <w:pStyle w:val="TableParagraph"/>
              <w:jc w:val="center"/>
              <w:rPr>
                <w:sz w:val="20"/>
                <w:szCs w:val="20"/>
              </w:rPr>
            </w:pPr>
            <w:ins w:id="275" w:author="Benjamin Meyer" w:date="2023-04-18T10:26:00Z">
              <w:r w:rsidRPr="00FC3010">
                <w:rPr>
                  <w:sz w:val="20"/>
                  <w:szCs w:val="20"/>
                </w:rPr>
                <w:t>Tribal Executive Officer</w:t>
              </w:r>
            </w:ins>
            <w:del w:id="276" w:author="Benjamin Meyer" w:date="2023-04-18T10:26:00Z">
              <w:r w:rsidRPr="00FC3010">
                <w:rPr>
                  <w:sz w:val="20"/>
                  <w:szCs w:val="20"/>
                </w:rPr>
                <w:delText>Environmental Director</w:delText>
              </w:r>
            </w:del>
          </w:p>
        </w:tc>
        <w:tc>
          <w:tcPr>
            <w:tcW w:w="1288" w:type="dxa"/>
            <w:gridSpan w:val="2"/>
            <w:tcBorders>
              <w:top w:val="single" w:sz="6" w:space="0" w:color="000000"/>
              <w:left w:val="single" w:sz="6" w:space="0" w:color="000000"/>
              <w:bottom w:val="single" w:sz="6" w:space="0" w:color="000000"/>
              <w:right w:val="single" w:sz="6" w:space="0" w:color="000000"/>
            </w:tcBorders>
          </w:tcPr>
          <w:p w14:paraId="1F7E269B" w14:textId="77777777" w:rsidR="000E32CE" w:rsidRPr="00FC3010" w:rsidRDefault="000E32CE" w:rsidP="000E32CE">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047" w:type="dxa"/>
            <w:tcBorders>
              <w:top w:val="single" w:sz="6" w:space="0" w:color="000000"/>
              <w:left w:val="single" w:sz="6" w:space="0" w:color="000000"/>
              <w:bottom w:val="single" w:sz="6" w:space="0" w:color="000000"/>
              <w:right w:val="thinThickMediumGap" w:sz="9" w:space="0" w:color="000000"/>
            </w:tcBorders>
          </w:tcPr>
          <w:p w14:paraId="459BDD21" w14:textId="77777777" w:rsidR="000E32CE" w:rsidRDefault="000E32CE" w:rsidP="00816966">
            <w:pPr>
              <w:pStyle w:val="TableParagraph"/>
              <w:spacing w:before="5"/>
              <w:jc w:val="center"/>
              <w:rPr>
                <w:sz w:val="18"/>
                <w:szCs w:val="18"/>
              </w:rPr>
            </w:pPr>
            <w:r w:rsidRPr="009F72AC">
              <w:rPr>
                <w:sz w:val="18"/>
                <w:szCs w:val="18"/>
              </w:rPr>
              <w:t>(907)</w:t>
            </w:r>
            <w:r>
              <w:rPr>
                <w:sz w:val="18"/>
                <w:szCs w:val="18"/>
              </w:rPr>
              <w:t xml:space="preserve"> </w:t>
            </w:r>
            <w:ins w:id="277" w:author="Benjamin Meyer" w:date="2023-04-18T10:26:00Z">
              <w:r>
                <w:rPr>
                  <w:sz w:val="18"/>
                  <w:szCs w:val="18"/>
                </w:rPr>
                <w:t>283-2700</w:t>
              </w:r>
            </w:ins>
            <w:del w:id="278" w:author="Benjamin Meyer" w:date="2023-04-18T10:26:00Z">
              <w:r>
                <w:rPr>
                  <w:sz w:val="18"/>
                  <w:szCs w:val="18"/>
                </w:rPr>
                <w:delText>570-1684</w:delText>
              </w:r>
            </w:del>
          </w:p>
          <w:p w14:paraId="077F0625" w14:textId="77777777" w:rsidR="000E32CE" w:rsidRPr="009F72AC" w:rsidRDefault="000E32CE" w:rsidP="00816966">
            <w:pPr>
              <w:pStyle w:val="TableParagraph"/>
              <w:spacing w:before="5"/>
              <w:jc w:val="center"/>
              <w:rPr>
                <w:sz w:val="18"/>
                <w:szCs w:val="18"/>
              </w:rPr>
            </w:pPr>
            <w:ins w:id="279" w:author="Benjamin Meyer" w:date="2023-04-18T10:26:00Z">
              <w:r>
                <w:fldChar w:fldCharType="begin"/>
              </w:r>
              <w:r>
                <w:instrText xml:space="preserve"> HYPERLINK "mailto:emorrison@salamatoftribe.org" </w:instrText>
              </w:r>
              <w:r>
                <w:fldChar w:fldCharType="separate"/>
              </w:r>
              <w:r w:rsidRPr="00BA2F54">
                <w:rPr>
                  <w:rStyle w:val="Hyperlink"/>
                  <w:sz w:val="18"/>
                  <w:szCs w:val="18"/>
                </w:rPr>
                <w:t>emorrison@salamatoftribe.org</w:t>
              </w:r>
              <w:r>
                <w:rPr>
                  <w:rStyle w:val="Hyperlink"/>
                  <w:sz w:val="18"/>
                  <w:szCs w:val="18"/>
                </w:rPr>
                <w:fldChar w:fldCharType="end"/>
              </w:r>
              <w:r w:rsidRPr="00BA2F54">
                <w:rPr>
                  <w:sz w:val="18"/>
                  <w:szCs w:val="18"/>
                </w:rPr>
                <w:t xml:space="preserve">    </w:t>
              </w:r>
            </w:ins>
            <w:del w:id="280" w:author="Benjamin Meyer" w:date="2023-04-18T10:26:00Z">
              <w:r>
                <w:fldChar w:fldCharType="begin"/>
              </w:r>
              <w:r>
                <w:delInstrText xml:space="preserve"> HYPERLINK "ywebber@salamatof.com" </w:delInstrText>
              </w:r>
              <w:r>
                <w:fldChar w:fldCharType="separate"/>
              </w:r>
              <w:r w:rsidRPr="009F72AC">
                <w:rPr>
                  <w:rStyle w:val="Hyperlink"/>
                  <w:sz w:val="18"/>
                  <w:szCs w:val="18"/>
                </w:rPr>
                <w:delText>ywebber@salamatof.com</w:delText>
              </w:r>
              <w:r>
                <w:rPr>
                  <w:rStyle w:val="Hyperlink"/>
                  <w:sz w:val="18"/>
                  <w:szCs w:val="18"/>
                </w:rPr>
                <w:fldChar w:fldCharType="end"/>
              </w:r>
            </w:del>
          </w:p>
        </w:tc>
      </w:tr>
      <w:tr w:rsidR="000A6FC9" w14:paraId="4E126396" w14:textId="77777777" w:rsidTr="00816966">
        <w:tblPrEx>
          <w:jc w:val="center"/>
          <w:tblInd w:w="0" w:type="dxa"/>
        </w:tblPrEx>
        <w:trPr>
          <w:trHeight w:val="619"/>
          <w:jc w:val="center"/>
          <w:ins w:id="281" w:author="Benjamin Meyer" w:date="2023-04-18T10:26:00Z"/>
        </w:trPr>
        <w:tc>
          <w:tcPr>
            <w:tcW w:w="1052" w:type="pct"/>
            <w:tcBorders>
              <w:top w:val="single" w:sz="6" w:space="0" w:color="000000"/>
              <w:bottom w:val="single" w:sz="6" w:space="0" w:color="000000"/>
              <w:right w:val="single" w:sz="6" w:space="0" w:color="000000"/>
            </w:tcBorders>
            <w:vAlign w:val="center"/>
          </w:tcPr>
          <w:p w14:paraId="194B327C" w14:textId="77777777" w:rsidR="000A6FC9" w:rsidRPr="00FC3010" w:rsidRDefault="000A6FC9" w:rsidP="000E32CE">
            <w:pPr>
              <w:pStyle w:val="TableParagraph"/>
              <w:jc w:val="center"/>
              <w:rPr>
                <w:ins w:id="282" w:author="Benjamin Meyer" w:date="2023-04-18T10:26:00Z"/>
                <w:sz w:val="20"/>
                <w:szCs w:val="20"/>
              </w:rPr>
            </w:pPr>
            <w:ins w:id="283" w:author="Benjamin Meyer" w:date="2023-04-18T10:26:00Z">
              <w:r w:rsidRPr="00FC3010">
                <w:rPr>
                  <w:sz w:val="20"/>
                  <w:szCs w:val="20"/>
                </w:rPr>
                <w:t>Amber Bethe</w:t>
              </w:r>
            </w:ins>
          </w:p>
        </w:tc>
        <w:tc>
          <w:tcPr>
            <w:tcW w:w="1327" w:type="pct"/>
            <w:tcBorders>
              <w:top w:val="single" w:sz="6" w:space="0" w:color="000000"/>
              <w:left w:val="single" w:sz="6" w:space="0" w:color="000000"/>
              <w:bottom w:val="single" w:sz="6" w:space="0" w:color="000000"/>
              <w:right w:val="single" w:sz="6" w:space="0" w:color="000000"/>
            </w:tcBorders>
            <w:vAlign w:val="center"/>
          </w:tcPr>
          <w:p w14:paraId="74DC8241" w14:textId="77777777" w:rsidR="000A6FC9" w:rsidRPr="00FC3010" w:rsidRDefault="000A6FC9" w:rsidP="000E32CE">
            <w:pPr>
              <w:pStyle w:val="TableParagraph"/>
              <w:jc w:val="center"/>
              <w:rPr>
                <w:ins w:id="284" w:author="Benjamin Meyer" w:date="2023-04-18T10:26:00Z"/>
                <w:sz w:val="20"/>
                <w:szCs w:val="20"/>
              </w:rPr>
            </w:pPr>
            <w:ins w:id="285" w:author="Benjamin Meyer" w:date="2023-04-18T10:26:00Z">
              <w:r w:rsidRPr="00FC3010">
                <w:rPr>
                  <w:sz w:val="20"/>
                  <w:szCs w:val="20"/>
                </w:rPr>
                <w:t>Data Manager, Water Quality Section</w:t>
              </w:r>
            </w:ins>
          </w:p>
        </w:tc>
        <w:tc>
          <w:tcPr>
            <w:tcW w:w="866" w:type="pct"/>
            <w:gridSpan w:val="2"/>
            <w:tcBorders>
              <w:top w:val="single" w:sz="6" w:space="0" w:color="000000"/>
              <w:left w:val="single" w:sz="6" w:space="0" w:color="000000"/>
              <w:bottom w:val="single" w:sz="6" w:space="0" w:color="000000"/>
              <w:right w:val="single" w:sz="6" w:space="0" w:color="000000"/>
            </w:tcBorders>
            <w:vAlign w:val="center"/>
          </w:tcPr>
          <w:p w14:paraId="4A7DF531" w14:textId="77777777" w:rsidR="000A6FC9" w:rsidRPr="00FC3010" w:rsidRDefault="000A6FC9" w:rsidP="000E32CE">
            <w:pPr>
              <w:pStyle w:val="TableParagraph"/>
              <w:spacing w:before="115"/>
              <w:jc w:val="center"/>
              <w:rPr>
                <w:ins w:id="286" w:author="Benjamin Meyer" w:date="2023-04-18T10:26:00Z"/>
                <w:sz w:val="20"/>
                <w:szCs w:val="20"/>
              </w:rPr>
            </w:pPr>
            <w:ins w:id="287" w:author="Benjamin Meyer" w:date="2023-04-18T10:26:00Z">
              <w:r w:rsidRPr="00FC3010">
                <w:rPr>
                  <w:sz w:val="20"/>
                  <w:szCs w:val="20"/>
                </w:rPr>
                <w:t>ADEC</w:t>
              </w:r>
            </w:ins>
          </w:p>
        </w:tc>
        <w:tc>
          <w:tcPr>
            <w:tcW w:w="1755" w:type="pct"/>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0A6FC9" w:rsidRDefault="000A6FC9" w:rsidP="00816966">
            <w:pPr>
              <w:pStyle w:val="TableParagraph"/>
              <w:spacing w:before="5"/>
              <w:jc w:val="center"/>
              <w:rPr>
                <w:ins w:id="288" w:author="Benjamin Meyer" w:date="2023-04-18T10:26:00Z"/>
                <w:sz w:val="18"/>
                <w:szCs w:val="18"/>
              </w:rPr>
            </w:pPr>
            <w:ins w:id="289" w:author="Benjamin Meyer" w:date="2023-04-18T10:26:00Z">
              <w:r>
                <w:rPr>
                  <w:sz w:val="18"/>
                  <w:szCs w:val="18"/>
                </w:rPr>
                <w:t>(907) 269-7955</w:t>
              </w:r>
            </w:ins>
          </w:p>
          <w:p w14:paraId="38FFF2CD" w14:textId="77777777" w:rsidR="000A6FC9" w:rsidRPr="009F72AC" w:rsidRDefault="00816966" w:rsidP="00816966">
            <w:pPr>
              <w:pStyle w:val="TableParagraph"/>
              <w:spacing w:before="5"/>
              <w:jc w:val="center"/>
              <w:rPr>
                <w:ins w:id="290" w:author="Benjamin Meyer" w:date="2023-04-18T10:26:00Z"/>
                <w:sz w:val="18"/>
                <w:szCs w:val="18"/>
              </w:rPr>
            </w:pPr>
            <w:ins w:id="291" w:author="Benjamin Meyer" w:date="2023-04-18T10:26:00Z">
              <w:r>
                <w:fldChar w:fldCharType="begin"/>
              </w:r>
              <w:r>
                <w:instrText xml:space="preserve"> HYPERLINK "mailto:amber.bethe@alaska.gov" </w:instrText>
              </w:r>
              <w:r>
                <w:fldChar w:fldCharType="separate"/>
              </w:r>
              <w:r w:rsidR="000A6FC9" w:rsidRPr="00264C14">
                <w:rPr>
                  <w:rStyle w:val="Hyperlink"/>
                  <w:sz w:val="18"/>
                  <w:szCs w:val="18"/>
                </w:rPr>
                <w:t>a</w:t>
              </w:r>
              <w:r w:rsidR="000A6FC9" w:rsidRPr="00E015E0">
                <w:rPr>
                  <w:rStyle w:val="Hyperlink"/>
                  <w:sz w:val="18"/>
                  <w:szCs w:val="18"/>
                </w:rPr>
                <w:t>mber.bethe@alaska.gov</w:t>
              </w:r>
              <w:r>
                <w:rPr>
                  <w:rStyle w:val="Hyperlink"/>
                  <w:sz w:val="18"/>
                  <w:szCs w:val="18"/>
                </w:rPr>
                <w:fldChar w:fldCharType="end"/>
              </w:r>
              <w:r w:rsidR="000A6FC9">
                <w:rPr>
                  <w:sz w:val="18"/>
                  <w:szCs w:val="18"/>
                </w:rPr>
                <w:t xml:space="preserve"> </w:t>
              </w:r>
            </w:ins>
          </w:p>
        </w:tc>
      </w:tr>
    </w:tbl>
    <w:p w14:paraId="2E99C606" w14:textId="77777777" w:rsidR="008E4680" w:rsidRDefault="008E4680" w:rsidP="008E4680">
      <w:pPr>
        <w:pStyle w:val="BodyText"/>
        <w:rPr>
          <w:sz w:val="26"/>
        </w:rPr>
      </w:pPr>
    </w:p>
    <w:p w14:paraId="5C4EAFBE" w14:textId="245CE1D2" w:rsidR="008E4680" w:rsidRDefault="008E4680" w:rsidP="008E4680">
      <w:pPr>
        <w:pStyle w:val="BodyText"/>
        <w:spacing w:before="227"/>
        <w:ind w:left="119" w:right="703"/>
      </w:pPr>
      <w:r>
        <w:t>Copies of this Quality Assurance Project Plan will be made available</w:t>
      </w:r>
      <w:ins w:id="292" w:author="Benjamin Meyer" w:date="2023-04-18T10:26:00Z">
        <w:r w:rsidR="000A6FC9">
          <w:t xml:space="preserve"> online at </w:t>
        </w:r>
        <w:r w:rsidR="00816966">
          <w:fldChar w:fldCharType="begin"/>
        </w:r>
        <w:r w:rsidR="00816966">
          <w:instrText xml:space="preserve"> HYPERLINK "https://www.kenaiwatershed.org/science-in-action/research-information/water-quality/" </w:instrText>
        </w:r>
        <w:r w:rsidR="00816966">
          <w:fldChar w:fldCharType="separate"/>
        </w:r>
        <w:r w:rsidR="000A6FC9" w:rsidRPr="00060E62">
          <w:rPr>
            <w:rStyle w:val="Hyperlink"/>
          </w:rPr>
          <w:t>https://www.kenaiwatershed.org/science-in-action/research-information/water-quality</w:t>
        </w:r>
        <w:r w:rsidR="00816966">
          <w:rPr>
            <w:rStyle w:val="Hyperlink"/>
          </w:rPr>
          <w:fldChar w:fldCharType="end"/>
        </w:r>
        <w:r w:rsidR="000A6FC9" w:rsidRPr="00F11515">
          <w:t>/</w:t>
        </w:r>
        <w:r w:rsidR="000A6FC9">
          <w:t>.</w:t>
        </w:r>
      </w:ins>
      <w:r>
        <w:t xml:space="preserve"> Interested parties may request a digital copy from</w:t>
      </w:r>
      <w:del w:id="293" w:author="Benjamin Meyer" w:date="2023-04-18T10:26:00Z">
        <w:r>
          <w:delText xml:space="preserve"> ADEC or</w:delText>
        </w:r>
      </w:del>
      <w:r>
        <w:t xml:space="preserve"> KWF, or purchase a copy for the cost of production and shipping by writing the Kenai Watershed Forum, 44129 Sterling Highway, Soldotna, AK 99669</w:t>
      </w:r>
      <w:ins w:id="294" w:author="Benjamin Meyer" w:date="2023-04-18T10:26:00Z">
        <w:r w:rsidR="000A6FC9">
          <w:t>, or calling</w:t>
        </w:r>
      </w:ins>
      <w:r>
        <w:t xml:space="preserve"> (907) 260-5449, </w:t>
      </w:r>
      <w:ins w:id="295" w:author="Benjamin Meyer" w:date="2023-04-18T10:26:00Z">
        <w:r w:rsidR="000A6FC9">
          <w:t xml:space="preserve">or emailing </w:t>
        </w:r>
        <w:r w:rsidR="00816966">
          <w:fldChar w:fldCharType="begin"/>
        </w:r>
        <w:r w:rsidR="00816966">
          <w:instrText xml:space="preserve"> HYPERLINK "mailto:hydrology@kenaiwatershed.org" </w:instrText>
        </w:r>
        <w:r w:rsidR="00816966">
          <w:fldChar w:fldCharType="separate"/>
        </w:r>
        <w:r w:rsidR="000A6FC9" w:rsidRPr="00C75A0C">
          <w:rPr>
            <w:rStyle w:val="Hyperlink"/>
          </w:rPr>
          <w:t>hydrology@kenaiwatershed.org</w:t>
        </w:r>
        <w:r w:rsidR="00816966">
          <w:rPr>
            <w:rStyle w:val="Hyperlink"/>
          </w:rPr>
          <w:fldChar w:fldCharType="end"/>
        </w:r>
      </w:ins>
      <w:r>
        <w:t>.</w:t>
      </w:r>
    </w:p>
    <w:p w14:paraId="1A500265" w14:textId="39150CC6" w:rsidR="000E32CE" w:rsidRDefault="000E32CE" w:rsidP="008E4680">
      <w:pPr>
        <w:pStyle w:val="BodyText"/>
        <w:spacing w:before="227"/>
        <w:ind w:left="119" w:right="703"/>
      </w:pP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296" w:name="_Toc112073502"/>
      <w:bookmarkStart w:id="297" w:name="_Toc117087844"/>
      <w:bookmarkStart w:id="298" w:name="_Toc125960334"/>
      <w:bookmarkStart w:id="299" w:name="_Toc125983996"/>
      <w:bookmarkStart w:id="300" w:name="_Toc125984277"/>
      <w:bookmarkStart w:id="301" w:name="_Toc132706042"/>
      <w:bookmarkStart w:id="302" w:name="A4._PROJECT_/_TASK_ORGANIZATION"/>
      <w:bookmarkStart w:id="303" w:name="_Toc132032649"/>
      <w:bookmarkEnd w:id="302"/>
      <w:r w:rsidRPr="000E32CE">
        <w:rPr>
          <w:b/>
        </w:rPr>
        <w:t>A4.</w:t>
      </w:r>
      <w:bookmarkStart w:id="304" w:name="_Toc125541872"/>
      <w:bookmarkEnd w:id="301"/>
      <w:r w:rsidRPr="000E32CE">
        <w:rPr>
          <w:b/>
          <w:sz w:val="24"/>
          <w:szCs w:val="24"/>
        </w:rPr>
        <w:t xml:space="preserve"> Project </w:t>
      </w:r>
      <w:ins w:id="305" w:author="Benjamin Meyer" w:date="2023-04-18T10:26:00Z">
        <w:r w:rsidR="000A6FC9" w:rsidRPr="000E32CE">
          <w:rPr>
            <w:b/>
            <w:sz w:val="24"/>
            <w:szCs w:val="24"/>
          </w:rPr>
          <w:t>/ Task</w:t>
        </w:r>
      </w:ins>
      <w:r w:rsidRPr="000E32CE">
        <w:rPr>
          <w:b/>
          <w:sz w:val="24"/>
          <w:szCs w:val="24"/>
        </w:rPr>
        <w:t xml:space="preserve"> Organization</w:t>
      </w:r>
      <w:bookmarkEnd w:id="296"/>
      <w:bookmarkEnd w:id="297"/>
      <w:bookmarkEnd w:id="298"/>
      <w:bookmarkEnd w:id="299"/>
      <w:bookmarkEnd w:id="300"/>
      <w:bookmarkEnd w:id="303"/>
      <w:bookmarkEnd w:id="304"/>
    </w:p>
    <w:p w14:paraId="6ABC1BD3" w14:textId="77777777" w:rsidR="000A6FC9" w:rsidRDefault="000A6FC9" w:rsidP="000A6FC9">
      <w:pPr>
        <w:rPr>
          <w:ins w:id="306" w:author="Benjamin Meyer" w:date="2023-04-18T10:26:00Z"/>
        </w:rPr>
      </w:pPr>
    </w:p>
    <w:p w14:paraId="4D84695C" w14:textId="77777777" w:rsidR="000A6FC9" w:rsidRDefault="000A6FC9" w:rsidP="000A6FC9">
      <w:pPr>
        <w:pStyle w:val="BodyText"/>
        <w:rPr>
          <w:ins w:id="307" w:author="Benjamin Meyer" w:date="2023-04-18T10:26:00Z"/>
          <w:b/>
          <w:sz w:val="20"/>
        </w:rPr>
      </w:pPr>
    </w:p>
    <w:p w14:paraId="6BCAC3FD" w14:textId="77777777" w:rsidR="000A6FC9" w:rsidRDefault="000A6FC9" w:rsidP="000A6FC9">
      <w:pPr>
        <w:pStyle w:val="BodyText"/>
        <w:spacing w:before="3"/>
        <w:rPr>
          <w:ins w:id="308" w:author="Benjamin Meyer" w:date="2023-04-18T10:26:00Z"/>
          <w:b/>
          <w:sz w:val="17"/>
        </w:rPr>
      </w:pPr>
      <w:ins w:id="309" w:author="Benjamin Meyer" w:date="2023-04-18T10:26:00Z">
        <w:r>
          <w:rPr>
            <w:noProof/>
          </w:rPr>
          <mc:AlternateContent>
            <mc:Choice Requires="wps">
              <w:drawing>
                <wp:anchor distT="0" distB="0" distL="114300" distR="114300" simplePos="0" relativeHeight="251706368" behindDoc="0" locked="0" layoutInCell="1" allowOverlap="1" wp14:anchorId="1DCB3842" wp14:editId="1839F992">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D3ED5" id="Line 6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" strokecolor="black [3213]" strokeweight=".5pt">
                  <v:stroke joinstyle="miter"/>
                </v:line>
              </w:pict>
            </mc:Fallback>
          </mc:AlternateContent>
        </w:r>
        <w:r>
          <w:rPr>
            <w:noProof/>
          </w:rPr>
          <mc:AlternateContent>
            <mc:Choice Requires="wpg">
              <w:drawing>
                <wp:anchor distT="0" distB="0" distL="0" distR="0" simplePos="0" relativeHeight="251703296" behindDoc="1" locked="0" layoutInCell="1" allowOverlap="1" wp14:anchorId="0328155C" wp14:editId="33C80A31">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015BB1" w:rsidRDefault="00015BB1" w:rsidP="000A6FC9">
                                <w:pPr>
                                  <w:spacing w:before="70"/>
                                  <w:ind w:left="214" w:right="217"/>
                                  <w:jc w:val="center"/>
                                  <w:rPr>
                                    <w:ins w:id="310" w:author="Benjamin Meyer" w:date="2023-04-18T10:26:00Z"/>
                                    <w:b/>
                                    <w:sz w:val="24"/>
                                  </w:rPr>
                                </w:pPr>
                                <w:ins w:id="311" w:author="Benjamin Meyer" w:date="2023-04-18T10:26:00Z">
                                  <w:r>
                                    <w:rPr>
                                      <w:b/>
                                      <w:sz w:val="24"/>
                                    </w:rPr>
                                    <w:t>KWF Project Technicians</w:t>
                                  </w:r>
                                </w:ins>
                              </w:p>
                              <w:p w14:paraId="59FF4D04" w14:textId="77777777" w:rsidR="00015BB1" w:rsidRDefault="00015BB1" w:rsidP="000A6FC9">
                                <w:pPr>
                                  <w:spacing w:before="70"/>
                                  <w:ind w:left="214" w:right="217"/>
                                  <w:jc w:val="center"/>
                                  <w:rPr>
                                    <w:ins w:id="312" w:author="Benjamin Meyer" w:date="2023-04-18T10:26:00Z"/>
                                    <w:sz w:val="24"/>
                                  </w:rPr>
                                </w:pPr>
                                <w:ins w:id="313" w:author="Benjamin Meyer" w:date="2023-04-18T10:26:00Z">
                                  <w:r>
                                    <w:rPr>
                                      <w:sz w:val="24"/>
                                    </w:rPr>
                                    <w:t>Determined Annually</w:t>
                                  </w:r>
                                </w:ins>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015BB1" w:rsidRDefault="00015BB1" w:rsidP="000A6FC9">
                                <w:pPr>
                                  <w:spacing w:before="68"/>
                                  <w:ind w:left="376" w:right="376"/>
                                  <w:jc w:val="center"/>
                                  <w:rPr>
                                    <w:ins w:id="314" w:author="Benjamin Meyer" w:date="2023-04-18T10:26:00Z"/>
                                    <w:b/>
                                    <w:sz w:val="24"/>
                                  </w:rPr>
                                </w:pPr>
                                <w:ins w:id="315" w:author="Benjamin Meyer" w:date="2023-04-18T10:26:00Z">
                                  <w:r>
                                    <w:rPr>
                                      <w:b/>
                                      <w:sz w:val="24"/>
                                    </w:rPr>
                                    <w:t>KWF Director</w:t>
                                  </w:r>
                                </w:ins>
                              </w:p>
                              <w:p w14:paraId="08741913" w14:textId="77777777" w:rsidR="00015BB1" w:rsidRDefault="00015BB1" w:rsidP="000A6FC9">
                                <w:pPr>
                                  <w:spacing w:before="3"/>
                                  <w:ind w:left="376" w:right="376"/>
                                  <w:jc w:val="center"/>
                                  <w:rPr>
                                    <w:ins w:id="316" w:author="Benjamin Meyer" w:date="2023-04-18T10:26:00Z"/>
                                    <w:sz w:val="24"/>
                                  </w:rPr>
                                </w:pPr>
                                <w:ins w:id="317" w:author="Benjamin Meyer" w:date="2023-04-18T10:26:00Z">
                                  <w:r>
                                    <w:rPr>
                                      <w:sz w:val="24"/>
                                    </w:rPr>
                                    <w:t>Mitch Michaud</w:t>
                                  </w:r>
                                </w:ins>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015BB1" w:rsidRDefault="00015BB1" w:rsidP="000A6FC9">
                                <w:pPr>
                                  <w:spacing w:before="3"/>
                                  <w:ind w:left="780"/>
                                  <w:rPr>
                                    <w:ins w:id="318" w:author="Benjamin Meyer" w:date="2023-04-18T10:26:00Z"/>
                                    <w:b/>
                                    <w:sz w:val="24"/>
                                  </w:rPr>
                                </w:pPr>
                                <w:ins w:id="319" w:author="Benjamin Meyer" w:date="2023-04-18T10:26:00Z">
                                  <w:r>
                                    <w:rPr>
                                      <w:b/>
                                      <w:sz w:val="24"/>
                                    </w:rPr>
                                    <w:t>KWF Project Manager/ Project QA Officer</w:t>
                                  </w:r>
                                </w:ins>
                              </w:p>
                              <w:p w14:paraId="13F4297B" w14:textId="77777777" w:rsidR="00015BB1" w:rsidRPr="004B3020" w:rsidRDefault="00015BB1" w:rsidP="000A6FC9">
                                <w:pPr>
                                  <w:spacing w:before="3"/>
                                  <w:ind w:left="780"/>
                                  <w:rPr>
                                    <w:ins w:id="320" w:author="Benjamin Meyer" w:date="2023-04-18T10:26:00Z"/>
                                    <w:bCs/>
                                    <w:sz w:val="24"/>
                                  </w:rPr>
                                </w:pPr>
                                <w:ins w:id="321" w:author="Benjamin Meyer" w:date="2023-04-18T10:26:00Z">
                                  <w:r w:rsidRPr="00231D95">
                                    <w:rPr>
                                      <w:bCs/>
                                      <w:sz w:val="24"/>
                                    </w:rPr>
                                    <w:t>Benjamin Meyer</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015BB1" w:rsidRDefault="00015BB1" w:rsidP="000A6FC9">
                          <w:pPr>
                            <w:spacing w:before="70"/>
                            <w:ind w:left="214" w:right="217"/>
                            <w:jc w:val="center"/>
                            <w:rPr>
                              <w:ins w:id="322" w:author="Benjamin Meyer" w:date="2023-04-18T10:26:00Z"/>
                              <w:b/>
                              <w:sz w:val="24"/>
                            </w:rPr>
                          </w:pPr>
                          <w:ins w:id="323" w:author="Benjamin Meyer" w:date="2023-04-18T10:26:00Z">
                            <w:r>
                              <w:rPr>
                                <w:b/>
                                <w:sz w:val="24"/>
                              </w:rPr>
                              <w:t>KWF Project Technicians</w:t>
                            </w:r>
                          </w:ins>
                        </w:p>
                        <w:p w14:paraId="59FF4D04" w14:textId="77777777" w:rsidR="00015BB1" w:rsidRDefault="00015BB1" w:rsidP="000A6FC9">
                          <w:pPr>
                            <w:spacing w:before="70"/>
                            <w:ind w:left="214" w:right="217"/>
                            <w:jc w:val="center"/>
                            <w:rPr>
                              <w:ins w:id="324" w:author="Benjamin Meyer" w:date="2023-04-18T10:26:00Z"/>
                              <w:sz w:val="24"/>
                            </w:rPr>
                          </w:pPr>
                          <w:ins w:id="325" w:author="Benjamin Meyer" w:date="2023-04-18T10:26:00Z">
                            <w:r>
                              <w:rPr>
                                <w:sz w:val="24"/>
                              </w:rPr>
                              <w:t>Determined Annually</w:t>
                            </w:r>
                          </w:ins>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015BB1" w:rsidRDefault="00015BB1" w:rsidP="000A6FC9">
                          <w:pPr>
                            <w:spacing w:before="68"/>
                            <w:ind w:left="376" w:right="376"/>
                            <w:jc w:val="center"/>
                            <w:rPr>
                              <w:ins w:id="326" w:author="Benjamin Meyer" w:date="2023-04-18T10:26:00Z"/>
                              <w:b/>
                              <w:sz w:val="24"/>
                            </w:rPr>
                          </w:pPr>
                          <w:ins w:id="327" w:author="Benjamin Meyer" w:date="2023-04-18T10:26:00Z">
                            <w:r>
                              <w:rPr>
                                <w:b/>
                                <w:sz w:val="24"/>
                              </w:rPr>
                              <w:t>KWF Director</w:t>
                            </w:r>
                          </w:ins>
                        </w:p>
                        <w:p w14:paraId="08741913" w14:textId="77777777" w:rsidR="00015BB1" w:rsidRDefault="00015BB1" w:rsidP="000A6FC9">
                          <w:pPr>
                            <w:spacing w:before="3"/>
                            <w:ind w:left="376" w:right="376"/>
                            <w:jc w:val="center"/>
                            <w:rPr>
                              <w:ins w:id="328" w:author="Benjamin Meyer" w:date="2023-04-18T10:26:00Z"/>
                              <w:sz w:val="24"/>
                            </w:rPr>
                          </w:pPr>
                          <w:ins w:id="329" w:author="Benjamin Meyer" w:date="2023-04-18T10:26:00Z">
                            <w:r>
                              <w:rPr>
                                <w:sz w:val="24"/>
                              </w:rPr>
                              <w:t>Mitch Michaud</w:t>
                            </w:r>
                          </w:ins>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015BB1" w:rsidRDefault="00015BB1" w:rsidP="000A6FC9">
                          <w:pPr>
                            <w:spacing w:before="3"/>
                            <w:ind w:left="780"/>
                            <w:rPr>
                              <w:ins w:id="330" w:author="Benjamin Meyer" w:date="2023-04-18T10:26:00Z"/>
                              <w:b/>
                              <w:sz w:val="24"/>
                            </w:rPr>
                          </w:pPr>
                          <w:ins w:id="331" w:author="Benjamin Meyer" w:date="2023-04-18T10:26:00Z">
                            <w:r>
                              <w:rPr>
                                <w:b/>
                                <w:sz w:val="24"/>
                              </w:rPr>
                              <w:t>KWF Project Manager/ Project QA Officer</w:t>
                            </w:r>
                          </w:ins>
                        </w:p>
                        <w:p w14:paraId="13F4297B" w14:textId="77777777" w:rsidR="00015BB1" w:rsidRPr="004B3020" w:rsidRDefault="00015BB1" w:rsidP="000A6FC9">
                          <w:pPr>
                            <w:spacing w:before="3"/>
                            <w:ind w:left="780"/>
                            <w:rPr>
                              <w:ins w:id="332" w:author="Benjamin Meyer" w:date="2023-04-18T10:26:00Z"/>
                              <w:bCs/>
                              <w:sz w:val="24"/>
                            </w:rPr>
                          </w:pPr>
                          <w:ins w:id="333" w:author="Benjamin Meyer" w:date="2023-04-18T10:26:00Z">
                            <w:r w:rsidRPr="00231D95">
                              <w:rPr>
                                <w:bCs/>
                                <w:sz w:val="24"/>
                              </w:rPr>
                              <w:t>Benjamin Meyer</w:t>
                            </w:r>
                          </w:ins>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ins>
    </w:p>
    <w:p w14:paraId="5CCDAB62" w14:textId="77777777" w:rsidR="000A6FC9" w:rsidRDefault="000A6FC9" w:rsidP="000A6FC9">
      <w:pPr>
        <w:pStyle w:val="BodyText"/>
        <w:rPr>
          <w:ins w:id="334" w:author="Benjamin Meyer" w:date="2023-04-18T10:26:00Z"/>
          <w:b/>
          <w:sz w:val="20"/>
        </w:rPr>
      </w:pPr>
    </w:p>
    <w:p w14:paraId="5934ACC9" w14:textId="77777777" w:rsidR="000A6FC9" w:rsidRDefault="000A6FC9" w:rsidP="000A6FC9">
      <w:pPr>
        <w:pStyle w:val="BodyText"/>
        <w:rPr>
          <w:ins w:id="335" w:author="Benjamin Meyer" w:date="2023-04-18T10:26:00Z"/>
          <w:b/>
          <w:sz w:val="20"/>
        </w:rPr>
      </w:pPr>
    </w:p>
    <w:p w14:paraId="54D58139" w14:textId="77777777" w:rsidR="000A6FC9" w:rsidRDefault="000A6FC9" w:rsidP="000A6FC9">
      <w:pPr>
        <w:pStyle w:val="BodyText"/>
        <w:spacing w:before="9"/>
        <w:rPr>
          <w:ins w:id="336" w:author="Benjamin Meyer" w:date="2023-04-18T10:26:00Z"/>
          <w:b/>
          <w:sz w:val="21"/>
        </w:rPr>
      </w:pPr>
      <w:ins w:id="337" w:author="Benjamin Meyer" w:date="2023-04-18T10:26:00Z">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015BB1" w:rsidRDefault="00015BB1" w:rsidP="000A6FC9">
                              <w:pPr>
                                <w:spacing w:before="71" w:line="275" w:lineRule="exact"/>
                                <w:ind w:left="506" w:right="504"/>
                                <w:jc w:val="center"/>
                                <w:rPr>
                                  <w:ins w:id="338" w:author="Benjamin Meyer" w:date="2023-04-18T10:26:00Z"/>
                                  <w:b/>
                                  <w:sz w:val="24"/>
                                </w:rPr>
                              </w:pPr>
                              <w:ins w:id="339" w:author="Benjamin Meyer" w:date="2023-04-18T10:26:00Z">
                                <w:r>
                                  <w:rPr>
                                    <w:b/>
                                    <w:sz w:val="24"/>
                                  </w:rPr>
                                  <w:t>Multi-Agency Baseline Sampling Teams</w:t>
                                </w:r>
                              </w:ins>
                            </w:p>
                            <w:p w14:paraId="16F50035" w14:textId="77777777" w:rsidR="00015BB1" w:rsidRDefault="00015BB1" w:rsidP="000A6FC9">
                              <w:pPr>
                                <w:pStyle w:val="BodyText"/>
                                <w:spacing w:line="275" w:lineRule="exact"/>
                                <w:ind w:left="503" w:right="504"/>
                                <w:jc w:val="center"/>
                                <w:rPr>
                                  <w:ins w:id="340" w:author="Benjamin Meyer" w:date="2023-04-18T10:26:00Z"/>
                                </w:rPr>
                              </w:pPr>
                              <w:ins w:id="341" w:author="Benjamin Meyer" w:date="2023-04-18T10:26:00Z">
                                <w:r>
                                  <w:t>Determined Annually</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015BB1" w:rsidRDefault="00015BB1" w:rsidP="000A6FC9">
                        <w:pPr>
                          <w:spacing w:before="71" w:line="275" w:lineRule="exact"/>
                          <w:ind w:left="506" w:right="504"/>
                          <w:jc w:val="center"/>
                          <w:rPr>
                            <w:ins w:id="342" w:author="Benjamin Meyer" w:date="2023-04-18T10:26:00Z"/>
                            <w:b/>
                            <w:sz w:val="24"/>
                          </w:rPr>
                        </w:pPr>
                        <w:ins w:id="343" w:author="Benjamin Meyer" w:date="2023-04-18T10:26:00Z">
                          <w:r>
                            <w:rPr>
                              <w:b/>
                              <w:sz w:val="24"/>
                            </w:rPr>
                            <w:t>Multi-Agency Baseline Sampling Teams</w:t>
                          </w:r>
                        </w:ins>
                      </w:p>
                      <w:p w14:paraId="16F50035" w14:textId="77777777" w:rsidR="00015BB1" w:rsidRDefault="00015BB1" w:rsidP="000A6FC9">
                        <w:pPr>
                          <w:pStyle w:val="BodyText"/>
                          <w:spacing w:line="275" w:lineRule="exact"/>
                          <w:ind w:left="503" w:right="504"/>
                          <w:jc w:val="center"/>
                          <w:rPr>
                            <w:ins w:id="344" w:author="Benjamin Meyer" w:date="2023-04-18T10:26:00Z"/>
                          </w:rPr>
                        </w:pPr>
                        <w:ins w:id="345" w:author="Benjamin Meyer" w:date="2023-04-18T10:26:00Z">
                          <w:r>
                            <w:t>Determined Annually</w:t>
                          </w:r>
                        </w:ins>
                      </w:p>
                    </w:txbxContent>
                  </v:textbox>
                  <w10:wrap type="topAndBottom" anchorx="page"/>
                </v:shape>
              </w:pict>
            </mc:Fallback>
          </mc:AlternateContent>
        </w:r>
      </w:ins>
    </w:p>
    <w:p w14:paraId="591C30C6" w14:textId="77777777" w:rsidR="008E4680" w:rsidRDefault="008E4680" w:rsidP="008E4680">
      <w:pPr>
        <w:pStyle w:val="BodyText"/>
        <w:spacing w:before="3"/>
        <w:rPr>
          <w:b/>
          <w:sz w:val="7"/>
        </w:rPr>
      </w:pPr>
    </w:p>
    <w:p w14:paraId="60F4CC57" w14:textId="77777777" w:rsidR="000A6FC9" w:rsidRPr="00307E5C" w:rsidRDefault="008E4680" w:rsidP="000A6FC9">
      <w:pPr>
        <w:pStyle w:val="Caption"/>
        <w:jc w:val="center"/>
        <w:rPr>
          <w:ins w:id="346" w:author="Benjamin Meyer" w:date="2023-04-18T10:26:00Z"/>
          <w:i w:val="0"/>
          <w:color w:val="auto"/>
          <w:sz w:val="24"/>
          <w:szCs w:val="24"/>
        </w:rPr>
      </w:pPr>
      <w:bookmarkStart w:id="347" w:name="_Ref125966394"/>
      <w:bookmarkStart w:id="348" w:name="_Ref125966387"/>
      <w:bookmarkStart w:id="349" w:name="_Toc132022483"/>
      <w:r>
        <w:rPr>
          <w:b/>
          <w:sz w:val="24"/>
        </w:rPr>
        <w:t xml:space="preserve">Figure </w:t>
      </w:r>
      <w:ins w:id="350" w:author="Benjamin Meyer" w:date="2023-04-18T10:26:00Z">
        <w:r w:rsidR="000A6FC9" w:rsidRPr="00307E5C">
          <w:rPr>
            <w:i w:val="0"/>
            <w:color w:val="auto"/>
            <w:sz w:val="24"/>
            <w:szCs w:val="24"/>
          </w:rPr>
          <w:fldChar w:fldCharType="begin"/>
        </w:r>
        <w:r w:rsidR="000A6FC9" w:rsidRPr="00307E5C">
          <w:rPr>
            <w:i w:val="0"/>
            <w:color w:val="auto"/>
            <w:sz w:val="24"/>
            <w:szCs w:val="24"/>
          </w:rPr>
          <w:instrText xml:space="preserve"> SEQ Figure \* ARABIC </w:instrText>
        </w:r>
        <w:r w:rsidR="000A6FC9" w:rsidRPr="00307E5C">
          <w:rPr>
            <w:i w:val="0"/>
            <w:color w:val="auto"/>
            <w:sz w:val="24"/>
            <w:szCs w:val="24"/>
          </w:rPr>
          <w:fldChar w:fldCharType="separate"/>
        </w:r>
        <w:r w:rsidR="000A6FC9">
          <w:rPr>
            <w:i w:val="0"/>
            <w:noProof/>
            <w:color w:val="auto"/>
            <w:sz w:val="24"/>
            <w:szCs w:val="24"/>
          </w:rPr>
          <w:t>1</w:t>
        </w:r>
        <w:r w:rsidR="000A6FC9" w:rsidRPr="00307E5C">
          <w:rPr>
            <w:i w:val="0"/>
            <w:color w:val="auto"/>
            <w:sz w:val="24"/>
            <w:szCs w:val="24"/>
          </w:rPr>
          <w:fldChar w:fldCharType="end"/>
        </w:r>
        <w:bookmarkEnd w:id="347"/>
        <w:r w:rsidR="000A6FC9" w:rsidRPr="00307E5C">
          <w:rPr>
            <w:i w:val="0"/>
            <w:color w:val="auto"/>
            <w:sz w:val="24"/>
            <w:szCs w:val="24"/>
          </w:rPr>
          <w:t>. Project management organization</w:t>
        </w:r>
        <w:bookmarkEnd w:id="348"/>
        <w:bookmarkEnd w:id="349"/>
      </w:ins>
    </w:p>
    <w:p w14:paraId="2C41C7B7" w14:textId="77777777" w:rsidR="00FC3010" w:rsidRDefault="00FC3010" w:rsidP="00FC3010">
      <w:pPr>
        <w:spacing w:before="90"/>
        <w:rPr>
          <w:b/>
          <w:sz w:val="20"/>
          <w:szCs w:val="24"/>
        </w:rPr>
      </w:pPr>
      <w:bookmarkStart w:id="351" w:name="Key_Contacts_and_Responsibilities"/>
      <w:bookmarkEnd w:id="351"/>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595A7C83" w:rsidR="000A6FC9" w:rsidRPr="00F13EEA" w:rsidRDefault="000A6FC9" w:rsidP="000A6FC9">
      <w:pPr>
        <w:rPr>
          <w:ins w:id="352" w:author="Benjamin Meyer" w:date="2023-04-18T10:26:00Z"/>
          <w:sz w:val="24"/>
          <w:szCs w:val="24"/>
        </w:rPr>
      </w:pPr>
      <w:ins w:id="353" w:author="Benjamin Meyer" w:date="2023-04-18T10:26:00Z">
        <w:r>
          <w:rPr>
            <w:sz w:val="24"/>
            <w:szCs w:val="24"/>
            <w:u w:val="single"/>
          </w:rPr>
          <w:t xml:space="preserve">Mitch Michaud </w:t>
        </w:r>
        <w:r w:rsidRPr="00F13EEA">
          <w:rPr>
            <w:sz w:val="24"/>
            <w:szCs w:val="24"/>
          </w:rPr>
          <w:t xml:space="preserve">– Kenai Watershed Forum – Executive </w:t>
        </w:r>
        <w:r>
          <w:rPr>
            <w:sz w:val="24"/>
            <w:szCs w:val="24"/>
          </w:rPr>
          <w:t xml:space="preserve">Director – Oversees all employees and operations at Kenai Watershed Forum. </w:t>
        </w:r>
      </w:ins>
    </w:p>
    <w:p w14:paraId="2A450AC2" w14:textId="77777777" w:rsidR="008E4680" w:rsidRDefault="008E4680" w:rsidP="008E4680">
      <w:pPr>
        <w:pStyle w:val="BodyText"/>
        <w:ind w:left="120" w:right="842"/>
        <w:rPr>
          <w:del w:id="354" w:author="Benjamin Meyer" w:date="2023-04-18T10:26:00Z"/>
        </w:rPr>
      </w:pPr>
      <w:del w:id="355" w:author="Benjamin Meyer" w:date="2023-04-18T10:26:00Z">
        <w:r>
          <w:rPr>
            <w:u w:val="single"/>
          </w:rPr>
          <w:delText>Sarah Apsens</w:delText>
        </w:r>
        <w:r>
          <w:delText xml:space="preserve"> - ADEC Project Manager. Ms. Apsens will oversee the project for DEC, provide technical support, QAPP review, review of any proposed sampling plan modifications, and the review of all reports.</w:delText>
        </w:r>
      </w:del>
    </w:p>
    <w:p w14:paraId="35BA6F39" w14:textId="77777777" w:rsidR="008E4680" w:rsidRDefault="008E4680" w:rsidP="008E4680">
      <w:pPr>
        <w:pStyle w:val="BodyText"/>
        <w:rPr>
          <w:del w:id="356" w:author="Benjamin Meyer" w:date="2023-04-18T10:26:00Z"/>
        </w:rPr>
      </w:pPr>
    </w:p>
    <w:p w14:paraId="4C49A0C4" w14:textId="77777777" w:rsidR="008E4680" w:rsidRDefault="008E4680" w:rsidP="008E4680">
      <w:pPr>
        <w:pStyle w:val="BodyText"/>
        <w:ind w:left="120" w:right="576"/>
        <w:rPr>
          <w:del w:id="357" w:author="Benjamin Meyer" w:date="2023-04-18T10:26:00Z"/>
        </w:rPr>
      </w:pPr>
      <w:del w:id="358" w:author="Benjamin Meyer" w:date="2023-04-18T10:26:00Z">
        <w:r>
          <w:rPr>
            <w:u w:val="single"/>
          </w:rPr>
          <w:delText>John Clark</w:delText>
        </w:r>
        <w:r>
          <w:delTex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delText>
        </w:r>
      </w:del>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5AA2C31A" w:rsidR="008E4680" w:rsidRDefault="008E4680" w:rsidP="000B57B0">
      <w:pPr>
        <w:pStyle w:val="BodyText"/>
        <w:ind w:right="803"/>
      </w:pPr>
      <w:r>
        <w:rPr>
          <w:u w:val="single"/>
        </w:rPr>
        <w:t>Justin Nelson</w:t>
      </w:r>
      <w:r>
        <w:t xml:space="preserve"> </w:t>
      </w:r>
      <w:r>
        <w:rPr>
          <w:b/>
        </w:rPr>
        <w:t xml:space="preserve">- </w:t>
      </w:r>
      <w:r>
        <w:t xml:space="preserve">SGS Environmental Laboratory Services (SGS) - Subcontractor for Kenai River Water Quality Assessment element of the project. </w:t>
      </w:r>
      <w:ins w:id="359" w:author="Benjamin Meyer" w:date="2023-04-18T10:26:00Z">
        <w:r w:rsidR="000A6FC9" w:rsidRPr="00D9703E">
          <w:t>Oversees</w:t>
        </w:r>
      </w:ins>
      <w:del w:id="360" w:author="Benjamin Meyer" w:date="2023-04-18T10:26:00Z">
        <w:r>
          <w:delText>Provides training of Agency Staff for data collection and oversees</w:delText>
        </w:r>
      </w:del>
      <w:r>
        <w:t xml:space="preserve"> </w:t>
      </w:r>
      <w:commentRangeStart w:id="361"/>
      <w:r>
        <w:t>all</w:t>
      </w:r>
      <w:commentRangeEnd w:id="361"/>
      <w:r w:rsidR="000B57B0">
        <w:rPr>
          <w:rStyle w:val="CommentReference"/>
        </w:rPr>
        <w:commentReference w:id="361"/>
      </w:r>
      <w:r>
        <w:t xml:space="preserve">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8E4680">
      <w:pPr>
        <w:pStyle w:val="BodyText"/>
        <w:ind w:left="120" w:right="860"/>
        <w:jc w:val="both"/>
      </w:pPr>
      <w:r>
        <w:rPr>
          <w:u w:val="single"/>
        </w:rPr>
        <w:lastRenderedPageBreak/>
        <w:t xml:space="preserve">John </w:t>
      </w:r>
      <w:proofErr w:type="spellStart"/>
      <w:r>
        <w:rPr>
          <w:u w:val="single"/>
        </w:rPr>
        <w:t>Essert</w:t>
      </w:r>
      <w:proofErr w:type="spellEnd"/>
      <w:r>
        <w:rPr>
          <w:u w:val="single"/>
        </w:rPr>
        <w:t xml:space="preserve">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8E4680">
      <w:pPr>
        <w:pStyle w:val="BodyText"/>
        <w:ind w:left="120"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8E4680">
      <w:pPr>
        <w:pStyle w:val="BodyText"/>
        <w:ind w:left="120" w:right="615"/>
      </w:pPr>
      <w:commentRangeStart w:id="362"/>
      <w:r>
        <w:rPr>
          <w:u w:val="single"/>
        </w:rPr>
        <w:t xml:space="preserve">Field Monitoring Staff </w:t>
      </w:r>
      <w:commentRangeEnd w:id="362"/>
      <w:r w:rsidR="000A6FC9">
        <w:rPr>
          <w:rStyle w:val="CommentReference"/>
        </w:rPr>
        <w:commentReference w:id="362"/>
      </w:r>
      <w:r>
        <w:t xml:space="preserve">- Monitoring staff collect samples for the Kenai River Watershed Monitoring program. Monitoring staff are </w:t>
      </w:r>
      <w:ins w:id="363" w:author="Benjamin Meyer" w:date="2023-04-18T10:26:00Z">
        <w:r w:rsidR="000A6FC9" w:rsidRPr="00D9703E">
          <w:t xml:space="preserve">or have been </w:t>
        </w:r>
      </w:ins>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ins w:id="364" w:author="Benjamin Meyer" w:date="2023-04-18T11:23:00Z"/>
          <w:sz w:val="24"/>
          <w:szCs w:val="24"/>
        </w:rPr>
      </w:pPr>
      <w:bookmarkStart w:id="365" w:name="_Toc112073503"/>
      <w:ins w:id="366" w:author="Benjamin Meyer" w:date="2023-04-18T11:23:00Z">
        <w:r w:rsidRPr="00D52CC6">
          <w:rPr>
            <w:sz w:val="24"/>
            <w:szCs w:val="24"/>
          </w:rPr>
          <w:t>Alaska Department of Fish and Game</w:t>
        </w:r>
      </w:ins>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ins w:id="367" w:author="Benjamin Meyer" w:date="2023-04-18T11:23:00Z"/>
          <w:sz w:val="24"/>
          <w:szCs w:val="24"/>
        </w:rPr>
      </w:pPr>
      <w:ins w:id="368" w:author="Benjamin Meyer" w:date="2023-04-18T11:23:00Z">
        <w:r w:rsidRPr="00D52CC6">
          <w:rPr>
            <w:sz w:val="24"/>
            <w:szCs w:val="24"/>
          </w:rPr>
          <w:t>Alaska Department of Natural Resources</w:t>
        </w:r>
      </w:ins>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ins w:id="369" w:author="Benjamin Meyer" w:date="2023-04-18T11:23:00Z"/>
          <w:sz w:val="24"/>
          <w:szCs w:val="24"/>
        </w:rPr>
      </w:pPr>
      <w:ins w:id="370" w:author="Benjamin Meyer" w:date="2023-04-18T11:23:00Z">
        <w:r w:rsidRPr="00D52CC6">
          <w:rPr>
            <w:sz w:val="24"/>
            <w:szCs w:val="24"/>
          </w:rPr>
          <w:t>Alaska Department of Environmental</w:t>
        </w:r>
        <w:r w:rsidRPr="00D52CC6">
          <w:rPr>
            <w:spacing w:val="-2"/>
            <w:sz w:val="24"/>
            <w:szCs w:val="24"/>
          </w:rPr>
          <w:t xml:space="preserve"> </w:t>
        </w:r>
        <w:r w:rsidRPr="00D52CC6">
          <w:rPr>
            <w:sz w:val="24"/>
            <w:szCs w:val="24"/>
          </w:rPr>
          <w:t>Conservation</w:t>
        </w:r>
      </w:ins>
    </w:p>
    <w:p w14:paraId="3B3B8484" w14:textId="77777777" w:rsidR="00D52CC6" w:rsidRPr="00D52CC6" w:rsidRDefault="00D52CC6" w:rsidP="00CD7519">
      <w:pPr>
        <w:pStyle w:val="ListParagraph"/>
        <w:numPr>
          <w:ilvl w:val="0"/>
          <w:numId w:val="38"/>
        </w:numPr>
        <w:contextualSpacing/>
        <w:rPr>
          <w:ins w:id="371" w:author="Benjamin Meyer" w:date="2023-04-18T11:23:00Z"/>
          <w:sz w:val="24"/>
          <w:szCs w:val="24"/>
        </w:rPr>
      </w:pPr>
      <w:ins w:id="372" w:author="Benjamin Meyer" w:date="2023-04-18T11:23:00Z">
        <w:r w:rsidRPr="00D52CC6">
          <w:rPr>
            <w:sz w:val="24"/>
            <w:szCs w:val="24"/>
          </w:rPr>
          <w:t>Cook Inlet Aquaculture Association</w:t>
        </w:r>
      </w:ins>
    </w:p>
    <w:p w14:paraId="75578A66" w14:textId="77777777" w:rsidR="00D52CC6" w:rsidRPr="00D52CC6" w:rsidRDefault="00D52CC6" w:rsidP="00CD7519">
      <w:pPr>
        <w:pStyle w:val="ListParagraph"/>
        <w:numPr>
          <w:ilvl w:val="0"/>
          <w:numId w:val="38"/>
        </w:numPr>
        <w:contextualSpacing/>
        <w:rPr>
          <w:ins w:id="373" w:author="Benjamin Meyer" w:date="2023-04-18T11:23:00Z"/>
          <w:sz w:val="24"/>
          <w:szCs w:val="24"/>
        </w:rPr>
      </w:pPr>
      <w:ins w:id="374" w:author="Benjamin Meyer" w:date="2023-04-18T11:23:00Z">
        <w:r w:rsidRPr="00D52CC6">
          <w:rPr>
            <w:sz w:val="24"/>
            <w:szCs w:val="24"/>
          </w:rPr>
          <w:t>City of Kenai</w:t>
        </w:r>
      </w:ins>
    </w:p>
    <w:p w14:paraId="3A657213" w14:textId="77777777" w:rsidR="00D52CC6" w:rsidRPr="00D52CC6" w:rsidRDefault="00D52CC6" w:rsidP="00CD7519">
      <w:pPr>
        <w:pStyle w:val="ListParagraph"/>
        <w:numPr>
          <w:ilvl w:val="0"/>
          <w:numId w:val="38"/>
        </w:numPr>
        <w:contextualSpacing/>
        <w:rPr>
          <w:ins w:id="375" w:author="Benjamin Meyer" w:date="2023-04-18T11:23:00Z"/>
          <w:sz w:val="24"/>
          <w:szCs w:val="24"/>
        </w:rPr>
      </w:pPr>
      <w:ins w:id="376" w:author="Benjamin Meyer" w:date="2023-04-18T11:23:00Z">
        <w:r w:rsidRPr="00D52CC6">
          <w:rPr>
            <w:sz w:val="24"/>
            <w:szCs w:val="24"/>
          </w:rPr>
          <w:t>City of Soldotna</w:t>
        </w:r>
      </w:ins>
    </w:p>
    <w:p w14:paraId="60D62907" w14:textId="77777777" w:rsidR="00D52CC6" w:rsidRPr="00D52CC6" w:rsidRDefault="00D52CC6" w:rsidP="00CD7519">
      <w:pPr>
        <w:pStyle w:val="ListParagraph"/>
        <w:numPr>
          <w:ilvl w:val="0"/>
          <w:numId w:val="38"/>
        </w:numPr>
        <w:contextualSpacing/>
        <w:rPr>
          <w:ins w:id="377" w:author="Benjamin Meyer" w:date="2023-04-18T11:23:00Z"/>
          <w:sz w:val="24"/>
          <w:szCs w:val="24"/>
        </w:rPr>
      </w:pPr>
      <w:ins w:id="378" w:author="Benjamin Meyer" w:date="2023-04-18T11:23:00Z">
        <w:r w:rsidRPr="00D52CC6">
          <w:rPr>
            <w:sz w:val="24"/>
            <w:szCs w:val="24"/>
          </w:rPr>
          <w:t>Kenai Peninsula Borough</w:t>
        </w:r>
      </w:ins>
    </w:p>
    <w:p w14:paraId="12F0E17D" w14:textId="77777777" w:rsidR="00D52CC6" w:rsidRPr="00D52CC6" w:rsidRDefault="00D52CC6" w:rsidP="00CD7519">
      <w:pPr>
        <w:pStyle w:val="ListParagraph"/>
        <w:numPr>
          <w:ilvl w:val="0"/>
          <w:numId w:val="38"/>
        </w:numPr>
        <w:contextualSpacing/>
        <w:rPr>
          <w:ins w:id="379" w:author="Benjamin Meyer" w:date="2023-04-18T11:23:00Z"/>
          <w:sz w:val="24"/>
          <w:szCs w:val="24"/>
        </w:rPr>
      </w:pPr>
      <w:proofErr w:type="spellStart"/>
      <w:ins w:id="380" w:author="Benjamin Meyer" w:date="2023-04-18T11:23:00Z">
        <w:r w:rsidRPr="00D52CC6">
          <w:rPr>
            <w:sz w:val="24"/>
            <w:szCs w:val="24"/>
          </w:rPr>
          <w:t>Kenaitze</w:t>
        </w:r>
        <w:proofErr w:type="spellEnd"/>
        <w:r w:rsidRPr="00D52CC6">
          <w:rPr>
            <w:sz w:val="24"/>
            <w:szCs w:val="24"/>
          </w:rPr>
          <w:t xml:space="preserve"> Indian Tribe</w:t>
        </w:r>
      </w:ins>
    </w:p>
    <w:p w14:paraId="3E073A1F" w14:textId="77777777" w:rsidR="00D52CC6" w:rsidRPr="00D52CC6" w:rsidRDefault="00D52CC6" w:rsidP="00CD7519">
      <w:pPr>
        <w:pStyle w:val="ListParagraph"/>
        <w:numPr>
          <w:ilvl w:val="0"/>
          <w:numId w:val="38"/>
        </w:numPr>
        <w:contextualSpacing/>
        <w:rPr>
          <w:ins w:id="381" w:author="Benjamin Meyer" w:date="2023-04-18T11:23:00Z"/>
          <w:sz w:val="24"/>
          <w:szCs w:val="24"/>
        </w:rPr>
      </w:pPr>
      <w:ins w:id="382" w:author="Benjamin Meyer" w:date="2023-04-18T11:23:00Z">
        <w:r w:rsidRPr="00D52CC6">
          <w:rPr>
            <w:sz w:val="24"/>
            <w:szCs w:val="24"/>
          </w:rPr>
          <w:t>KWF and any volunteers under direct supervision of KWF monitoring staff</w:t>
        </w:r>
      </w:ins>
    </w:p>
    <w:p w14:paraId="364D9C91" w14:textId="77777777" w:rsidR="00D52CC6" w:rsidRPr="00D52CC6" w:rsidRDefault="00D52CC6" w:rsidP="00CD7519">
      <w:pPr>
        <w:pStyle w:val="ListParagraph"/>
        <w:numPr>
          <w:ilvl w:val="0"/>
          <w:numId w:val="38"/>
        </w:numPr>
        <w:contextualSpacing/>
        <w:rPr>
          <w:ins w:id="383" w:author="Benjamin Meyer" w:date="2023-04-18T11:23:00Z"/>
          <w:sz w:val="24"/>
          <w:szCs w:val="24"/>
        </w:rPr>
      </w:pPr>
      <w:ins w:id="384" w:author="Benjamin Meyer" w:date="2023-04-18T11:23:00Z">
        <w:r w:rsidRPr="00D52CC6">
          <w:rPr>
            <w:sz w:val="24"/>
            <w:szCs w:val="24"/>
          </w:rPr>
          <w:t>Kenai Soil and Water Conservation District</w:t>
        </w:r>
      </w:ins>
    </w:p>
    <w:p w14:paraId="5A7C3054" w14:textId="77777777" w:rsidR="00D52CC6" w:rsidRPr="00D52CC6" w:rsidRDefault="00D52CC6" w:rsidP="00CD7519">
      <w:pPr>
        <w:pStyle w:val="ListParagraph"/>
        <w:numPr>
          <w:ilvl w:val="0"/>
          <w:numId w:val="38"/>
        </w:numPr>
        <w:contextualSpacing/>
        <w:rPr>
          <w:ins w:id="385" w:author="Benjamin Meyer" w:date="2023-04-18T11:23:00Z"/>
          <w:sz w:val="24"/>
          <w:szCs w:val="24"/>
        </w:rPr>
      </w:pPr>
      <w:proofErr w:type="spellStart"/>
      <w:ins w:id="386" w:author="Benjamin Meyer" w:date="2023-04-18T11:23:00Z">
        <w:r w:rsidRPr="00D52CC6">
          <w:rPr>
            <w:sz w:val="24"/>
            <w:szCs w:val="24"/>
          </w:rPr>
          <w:t>Salamatof</w:t>
        </w:r>
        <w:proofErr w:type="spellEnd"/>
        <w:r w:rsidRPr="00D52CC6">
          <w:rPr>
            <w:sz w:val="24"/>
            <w:szCs w:val="24"/>
          </w:rPr>
          <w:t xml:space="preserve"> Tribe</w:t>
        </w:r>
      </w:ins>
    </w:p>
    <w:p w14:paraId="6956F58F" w14:textId="77777777" w:rsidR="00D52CC6" w:rsidRPr="00D52CC6" w:rsidRDefault="00D52CC6" w:rsidP="00CD7519">
      <w:pPr>
        <w:pStyle w:val="ListParagraph"/>
        <w:numPr>
          <w:ilvl w:val="0"/>
          <w:numId w:val="38"/>
        </w:numPr>
        <w:contextualSpacing/>
        <w:rPr>
          <w:ins w:id="387" w:author="Benjamin Meyer" w:date="2023-04-18T11:23:00Z"/>
          <w:sz w:val="24"/>
          <w:szCs w:val="24"/>
        </w:rPr>
      </w:pPr>
      <w:proofErr w:type="spellStart"/>
      <w:ins w:id="388" w:author="Benjamin Meyer" w:date="2023-04-18T11:23:00Z">
        <w:r w:rsidRPr="00D52CC6">
          <w:rPr>
            <w:sz w:val="24"/>
            <w:szCs w:val="24"/>
          </w:rPr>
          <w:t>Tyonek</w:t>
        </w:r>
        <w:proofErr w:type="spellEnd"/>
        <w:r w:rsidRPr="00D52CC6">
          <w:rPr>
            <w:sz w:val="24"/>
            <w:szCs w:val="24"/>
          </w:rPr>
          <w:t xml:space="preserve"> Tribal Conservation District</w:t>
        </w:r>
      </w:ins>
    </w:p>
    <w:p w14:paraId="48175022" w14:textId="77777777" w:rsidR="00D52CC6" w:rsidRPr="00D52CC6" w:rsidRDefault="00D52CC6" w:rsidP="00CD7519">
      <w:pPr>
        <w:pStyle w:val="ListParagraph"/>
        <w:numPr>
          <w:ilvl w:val="0"/>
          <w:numId w:val="38"/>
        </w:numPr>
        <w:contextualSpacing/>
        <w:rPr>
          <w:ins w:id="389" w:author="Benjamin Meyer" w:date="2023-04-18T11:23:00Z"/>
          <w:sz w:val="24"/>
          <w:szCs w:val="24"/>
        </w:rPr>
      </w:pPr>
      <w:ins w:id="390" w:author="Benjamin Meyer" w:date="2023-04-18T11:23:00Z">
        <w:r w:rsidRPr="00D52CC6">
          <w:rPr>
            <w:sz w:val="24"/>
            <w:szCs w:val="24"/>
          </w:rPr>
          <w:t>U.S. Fish and Wildlife Service</w:t>
        </w:r>
      </w:ins>
    </w:p>
    <w:p w14:paraId="4169F262" w14:textId="77777777" w:rsidR="00D52CC6" w:rsidRPr="00D52CC6" w:rsidRDefault="00D52CC6" w:rsidP="00CD7519">
      <w:pPr>
        <w:pStyle w:val="ListParagraph"/>
        <w:numPr>
          <w:ilvl w:val="0"/>
          <w:numId w:val="38"/>
        </w:numPr>
        <w:contextualSpacing/>
        <w:rPr>
          <w:ins w:id="391" w:author="Benjamin Meyer" w:date="2023-04-18T11:23:00Z"/>
          <w:sz w:val="24"/>
          <w:szCs w:val="24"/>
        </w:rPr>
      </w:pPr>
      <w:ins w:id="392" w:author="Benjamin Meyer" w:date="2023-04-18T11:23:00Z">
        <w:r w:rsidRPr="00D52CC6">
          <w:rPr>
            <w:sz w:val="24"/>
            <w:szCs w:val="24"/>
          </w:rPr>
          <w:t>U.S. Forest Service</w:t>
        </w:r>
      </w:ins>
    </w:p>
    <w:p w14:paraId="18845EC3" w14:textId="77777777" w:rsidR="00D52CC6" w:rsidRPr="00D9703E" w:rsidRDefault="00D52CC6" w:rsidP="00D52CC6">
      <w:pPr>
        <w:rPr>
          <w:ins w:id="393" w:author="Benjamin Meyer" w:date="2023-04-18T11:23:00Z"/>
        </w:rPr>
      </w:pPr>
    </w:p>
    <w:p w14:paraId="1E5E8388" w14:textId="77777777" w:rsidR="000A6FC9" w:rsidRPr="00D9703E" w:rsidRDefault="000A6FC9" w:rsidP="000A6FC9">
      <w:pPr>
        <w:pStyle w:val="BodyText"/>
        <w:rPr>
          <w:ins w:id="394" w:author="Benjamin Meyer" w:date="2023-04-18T10:26:00Z"/>
        </w:rPr>
      </w:pPr>
      <w:ins w:id="395" w:author="Benjamin Meyer" w:date="2023-04-18T10:26:00Z">
        <w:r w:rsidRPr="00D9703E">
          <w:t xml:space="preserve">Project managers are outlined in </w:t>
        </w:r>
        <w:r w:rsidRPr="00D9703E">
          <w:fldChar w:fldCharType="begin"/>
        </w:r>
        <w:r w:rsidRPr="00D9703E">
          <w:instrText xml:space="preserve"> REF _Ref125966394 \h </w:instrText>
        </w:r>
        <w:r>
          <w:instrText xml:space="preserve"> \* MERGEFORMAT </w:instrText>
        </w:r>
        <w:r w:rsidRPr="00D9703E">
          <w:fldChar w:fldCharType="separate"/>
        </w:r>
        <w:r w:rsidRPr="00412CB2">
          <w:t xml:space="preserve">Figure </w:t>
        </w:r>
        <w:r w:rsidRPr="009B53EB">
          <w:rPr>
            <w:noProof/>
          </w:rPr>
          <w:t>1</w:t>
        </w:r>
        <w:r w:rsidRPr="00D9703E">
          <w:fldChar w:fldCharType="end"/>
        </w:r>
        <w:r w:rsidRPr="00D9703E">
          <w:t xml:space="preserve">, and annual, biannual, and five-year responsibilities are outlined in </w:t>
        </w:r>
        <w:r w:rsidRPr="00D9703E">
          <w:fldChar w:fldCharType="begin"/>
        </w:r>
        <w:r w:rsidRPr="00D9703E">
          <w:instrText xml:space="preserve"> REF _Ref125966494 \h  \* MERGEFORMAT </w:instrText>
        </w:r>
        <w:r w:rsidRPr="00D9703E">
          <w:fldChar w:fldCharType="separate"/>
        </w:r>
        <w:r w:rsidRPr="009B53EB">
          <w:t xml:space="preserve">Table </w:t>
        </w:r>
        <w:r w:rsidRPr="009B53EB">
          <w:rPr>
            <w:noProof/>
          </w:rPr>
          <w:t>1</w:t>
        </w:r>
        <w:r w:rsidRPr="00D9703E">
          <w:fldChar w:fldCharType="end"/>
        </w:r>
        <w:r w:rsidRPr="00D9703E">
          <w:t>.</w:t>
        </w:r>
      </w:ins>
    </w:p>
    <w:p w14:paraId="2AE8ADAF" w14:textId="77777777" w:rsidR="000A6FC9" w:rsidRDefault="000A6FC9" w:rsidP="000A6FC9">
      <w:pPr>
        <w:rPr>
          <w:ins w:id="396" w:author="Benjamin Meyer" w:date="2023-04-18T10:26:00Z"/>
        </w:rPr>
      </w:pPr>
    </w:p>
    <w:p w14:paraId="3B5BCBAC" w14:textId="77777777" w:rsidR="000A6FC9" w:rsidRDefault="000A6FC9" w:rsidP="000A6FC9">
      <w:pPr>
        <w:rPr>
          <w:ins w:id="397" w:author="Benjamin Meyer" w:date="2023-04-18T10:26:00Z"/>
        </w:rPr>
      </w:pPr>
    </w:p>
    <w:p w14:paraId="4BA148B2" w14:textId="77777777" w:rsidR="000A6FC9" w:rsidRDefault="000A6FC9" w:rsidP="000A6FC9">
      <w:pPr>
        <w:rPr>
          <w:ins w:id="398" w:author="Benjamin Meyer" w:date="2023-04-18T10:26:00Z"/>
        </w:rPr>
      </w:pPr>
    </w:p>
    <w:p w14:paraId="056EABE2" w14:textId="77777777" w:rsidR="000A6FC9" w:rsidRDefault="000A6FC9" w:rsidP="000A6FC9">
      <w:pPr>
        <w:rPr>
          <w:ins w:id="399" w:author="Benjamin Meyer" w:date="2023-04-18T10:26:00Z"/>
        </w:rPr>
      </w:pPr>
    </w:p>
    <w:p w14:paraId="01C4C111" w14:textId="77777777" w:rsidR="000A6FC9" w:rsidRDefault="000A6FC9" w:rsidP="000A6FC9">
      <w:pPr>
        <w:rPr>
          <w:ins w:id="400" w:author="Benjamin Meyer" w:date="2023-04-18T10:26:00Z"/>
        </w:rPr>
      </w:pPr>
    </w:p>
    <w:p w14:paraId="742F52FC" w14:textId="77777777" w:rsidR="000A6FC9" w:rsidRDefault="000A6FC9" w:rsidP="000A6FC9">
      <w:pPr>
        <w:rPr>
          <w:ins w:id="401" w:author="Benjamin Meyer" w:date="2023-04-18T10:26:00Z"/>
        </w:rPr>
      </w:pPr>
    </w:p>
    <w:p w14:paraId="568F7506" w14:textId="77777777" w:rsidR="000A6FC9" w:rsidRDefault="000A6FC9" w:rsidP="000A6FC9">
      <w:pPr>
        <w:rPr>
          <w:ins w:id="402" w:author="Benjamin Meyer" w:date="2023-04-18T10:26:00Z"/>
        </w:rPr>
      </w:pPr>
    </w:p>
    <w:p w14:paraId="5889521A" w14:textId="77777777" w:rsidR="000A6FC9" w:rsidRDefault="000A6FC9" w:rsidP="000A6FC9">
      <w:pPr>
        <w:pStyle w:val="BodyText"/>
        <w:rPr>
          <w:ins w:id="403" w:author="Benjamin Meyer" w:date="2023-04-18T10:26:00Z"/>
        </w:rPr>
        <w:sectPr w:rsidR="000A6FC9" w:rsidSect="00816966">
          <w:headerReference w:type="default" r:id="rId21"/>
          <w:footerReference w:type="default" r:id="rId22"/>
          <w:pgSz w:w="12240" w:h="15840"/>
          <w:pgMar w:top="1440" w:right="1440" w:bottom="1440" w:left="1440" w:header="720" w:footer="720" w:gutter="0"/>
          <w:cols w:space="720"/>
          <w:docGrid w:linePitch="360"/>
        </w:sectPr>
      </w:pPr>
    </w:p>
    <w:p w14:paraId="271F9101" w14:textId="77777777" w:rsidR="000A6FC9" w:rsidRPr="00DA26CD" w:rsidRDefault="000A6FC9" w:rsidP="000A6FC9">
      <w:pPr>
        <w:pStyle w:val="Caption"/>
        <w:rPr>
          <w:ins w:id="404" w:author="Benjamin Meyer" w:date="2023-04-18T10:26:00Z"/>
          <w:b/>
          <w:i w:val="0"/>
          <w:color w:val="auto"/>
          <w:sz w:val="24"/>
          <w:szCs w:val="24"/>
        </w:rPr>
      </w:pPr>
      <w:bookmarkStart w:id="405" w:name="_Ref125966494"/>
      <w:bookmarkStart w:id="406" w:name="_Toc132022461"/>
      <w:commentRangeStart w:id="407"/>
      <w:ins w:id="408" w:author="Benjamin Meyer" w:date="2023-04-18T10:26:00Z">
        <w:r w:rsidRPr="00DA26CD">
          <w:rPr>
            <w:b/>
            <w:i w:val="0"/>
            <w:color w:val="auto"/>
            <w:sz w:val="24"/>
            <w:szCs w:val="24"/>
          </w:rPr>
          <w:lastRenderedPageBreak/>
          <w:t xml:space="preserve">Table </w:t>
        </w:r>
        <w:r w:rsidRPr="00DA26CD">
          <w:rPr>
            <w:b/>
            <w:i w:val="0"/>
            <w:color w:val="auto"/>
            <w:sz w:val="24"/>
            <w:szCs w:val="24"/>
          </w:rPr>
          <w:fldChar w:fldCharType="begin"/>
        </w:r>
        <w:r w:rsidRPr="00DA26CD">
          <w:rPr>
            <w:b/>
            <w:i w:val="0"/>
            <w:color w:val="auto"/>
            <w:sz w:val="24"/>
            <w:szCs w:val="24"/>
          </w:rPr>
          <w:instrText xml:space="preserve"> SEQ Table \* ARABIC </w:instrText>
        </w:r>
        <w:r w:rsidRPr="00DA26CD">
          <w:rPr>
            <w:b/>
            <w:i w:val="0"/>
            <w:color w:val="auto"/>
            <w:sz w:val="24"/>
            <w:szCs w:val="24"/>
          </w:rPr>
          <w:fldChar w:fldCharType="separate"/>
        </w:r>
        <w:r>
          <w:rPr>
            <w:b/>
            <w:i w:val="0"/>
            <w:noProof/>
            <w:color w:val="auto"/>
            <w:sz w:val="24"/>
            <w:szCs w:val="24"/>
          </w:rPr>
          <w:t>1</w:t>
        </w:r>
        <w:r w:rsidRPr="00DA26CD">
          <w:rPr>
            <w:b/>
            <w:i w:val="0"/>
            <w:color w:val="auto"/>
            <w:sz w:val="24"/>
            <w:szCs w:val="24"/>
          </w:rPr>
          <w:fldChar w:fldCharType="end"/>
        </w:r>
        <w:bookmarkEnd w:id="405"/>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406"/>
        <w:commentRangeEnd w:id="407"/>
        <w:r>
          <w:rPr>
            <w:rStyle w:val="CommentReference"/>
            <w:i w:val="0"/>
            <w:iCs w:val="0"/>
            <w:color w:val="auto"/>
          </w:rPr>
          <w:commentReference w:id="407"/>
        </w:r>
      </w:ins>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ins w:id="409" w:author="Benjamin Meyer" w:date="2023-04-18T10:26:00Z"/>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ins w:id="410" w:author="Benjamin Meyer" w:date="2023-04-18T10:26:00Z"/>
                <w:b/>
                <w:bCs/>
                <w:color w:val="000000"/>
                <w:sz w:val="24"/>
                <w:szCs w:val="24"/>
              </w:rPr>
            </w:pPr>
            <w:ins w:id="411" w:author="Benjamin Meyer" w:date="2023-04-18T10:26:00Z">
              <w:r w:rsidRPr="00B8454C">
                <w:rPr>
                  <w:b/>
                  <w:bCs/>
                  <w:color w:val="000000"/>
                  <w:sz w:val="24"/>
                  <w:szCs w:val="24"/>
                </w:rPr>
                <w:t>Frequency</w:t>
              </w:r>
            </w:ins>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ins w:id="412" w:author="Benjamin Meyer" w:date="2023-04-18T10:26:00Z"/>
                <w:b/>
                <w:bCs/>
                <w:color w:val="000000"/>
                <w:sz w:val="24"/>
                <w:szCs w:val="24"/>
              </w:rPr>
            </w:pPr>
            <w:ins w:id="413" w:author="Benjamin Meyer" w:date="2023-04-18T10:26:00Z">
              <w:r w:rsidRPr="00B8454C">
                <w:rPr>
                  <w:b/>
                  <w:bCs/>
                  <w:color w:val="000000"/>
                  <w:sz w:val="24"/>
                  <w:szCs w:val="24"/>
                </w:rPr>
                <w:t>Month</w:t>
              </w:r>
            </w:ins>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ins w:id="414" w:author="Benjamin Meyer" w:date="2023-04-18T10:26:00Z"/>
                <w:b/>
                <w:bCs/>
                <w:color w:val="000000"/>
                <w:sz w:val="24"/>
                <w:szCs w:val="24"/>
              </w:rPr>
            </w:pPr>
            <w:ins w:id="415" w:author="Benjamin Meyer" w:date="2023-04-18T10:26:00Z">
              <w:r w:rsidRPr="00B8454C">
                <w:rPr>
                  <w:b/>
                  <w:bCs/>
                  <w:color w:val="000000"/>
                  <w:sz w:val="24"/>
                  <w:szCs w:val="24"/>
                </w:rPr>
                <w:t>Responsible Party</w:t>
              </w:r>
            </w:ins>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ins w:id="416" w:author="Benjamin Meyer" w:date="2023-04-18T10:26:00Z"/>
                <w:b/>
                <w:bCs/>
                <w:color w:val="000000"/>
                <w:sz w:val="24"/>
                <w:szCs w:val="24"/>
              </w:rPr>
            </w:pPr>
            <w:ins w:id="417" w:author="Benjamin Meyer" w:date="2023-04-18T10:26:00Z">
              <w:r w:rsidRPr="00B8454C">
                <w:rPr>
                  <w:b/>
                  <w:bCs/>
                  <w:color w:val="000000"/>
                  <w:sz w:val="24"/>
                  <w:szCs w:val="24"/>
                </w:rPr>
                <w:t>Responsible Person</w:t>
              </w:r>
            </w:ins>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ins w:id="418" w:author="Benjamin Meyer" w:date="2023-04-18T10:26:00Z"/>
                <w:b/>
                <w:bCs/>
                <w:color w:val="000000"/>
                <w:sz w:val="24"/>
                <w:szCs w:val="24"/>
              </w:rPr>
            </w:pPr>
            <w:ins w:id="419" w:author="Benjamin Meyer" w:date="2023-04-18T10:26:00Z">
              <w:r w:rsidRPr="00B8454C">
                <w:rPr>
                  <w:b/>
                  <w:bCs/>
                  <w:color w:val="000000"/>
                  <w:sz w:val="24"/>
                  <w:szCs w:val="24"/>
                </w:rPr>
                <w:t>Task</w:t>
              </w:r>
            </w:ins>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ins w:id="420" w:author="Benjamin Meyer" w:date="2023-04-18T10:26:00Z"/>
                <w:b/>
                <w:bCs/>
                <w:color w:val="000000"/>
                <w:sz w:val="24"/>
                <w:szCs w:val="24"/>
              </w:rPr>
            </w:pPr>
            <w:ins w:id="421" w:author="Benjamin Meyer" w:date="2023-04-18T10:26:00Z">
              <w:r w:rsidRPr="00B8454C">
                <w:rPr>
                  <w:b/>
                  <w:bCs/>
                  <w:color w:val="000000"/>
                  <w:sz w:val="24"/>
                  <w:szCs w:val="24"/>
                </w:rPr>
                <w:t>Page</w:t>
              </w:r>
            </w:ins>
          </w:p>
        </w:tc>
      </w:tr>
      <w:tr w:rsidR="000A6FC9" w:rsidRPr="00B8454C" w14:paraId="32000F3D" w14:textId="77777777" w:rsidTr="00816966">
        <w:trPr>
          <w:trHeight w:val="582"/>
          <w:ins w:id="422"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ins w:id="423" w:author="Benjamin Meyer" w:date="2023-04-18T10:26:00Z"/>
                <w:color w:val="000000"/>
                <w:sz w:val="24"/>
                <w:szCs w:val="24"/>
              </w:rPr>
            </w:pPr>
            <w:ins w:id="424" w:author="Benjamin Meyer" w:date="2023-04-18T10:26:00Z">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ins w:id="425" w:author="Benjamin Meyer" w:date="2023-04-18T10:26:00Z"/>
                <w:color w:val="000000"/>
                <w:sz w:val="24"/>
                <w:szCs w:val="24"/>
              </w:rPr>
            </w:pPr>
            <w:ins w:id="426" w:author="Benjamin Meyer" w:date="2023-04-18T10:26:00Z">
              <w:r w:rsidRPr="00B8454C">
                <w:rPr>
                  <w:color w:val="000000"/>
                  <w:sz w:val="24"/>
                  <w:szCs w:val="24"/>
                </w:rPr>
                <w:t>February</w:t>
              </w:r>
            </w:ins>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ins w:id="427" w:author="Benjamin Meyer" w:date="2023-04-18T10:26:00Z"/>
                <w:color w:val="000000"/>
                <w:sz w:val="24"/>
                <w:szCs w:val="24"/>
              </w:rPr>
            </w:pPr>
            <w:ins w:id="428" w:author="Benjamin Meyer" w:date="2023-04-18T10:26:00Z">
              <w:r w:rsidRPr="00B8454C">
                <w:rPr>
                  <w:color w:val="000000"/>
                  <w:sz w:val="24"/>
                  <w:szCs w:val="24"/>
                </w:rPr>
                <w:t>Technical Advisory Committee</w:t>
              </w:r>
            </w:ins>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ins w:id="429" w:author="Benjamin Meyer" w:date="2023-04-18T10:26:00Z"/>
                <w:color w:val="000000"/>
                <w:sz w:val="24"/>
                <w:szCs w:val="24"/>
              </w:rPr>
            </w:pPr>
            <w:ins w:id="430" w:author="Benjamin Meyer" w:date="2023-04-18T10:26:00Z">
              <w:r w:rsidRPr="00B8454C">
                <w:rPr>
                  <w:color w:val="000000"/>
                  <w:sz w:val="24"/>
                  <w:szCs w:val="24"/>
                </w:rPr>
                <w:t>Committee Members</w:t>
              </w:r>
            </w:ins>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ins w:id="431" w:author="Benjamin Meyer" w:date="2023-04-18T10:26:00Z"/>
                <w:color w:val="000000"/>
                <w:sz w:val="24"/>
                <w:szCs w:val="24"/>
              </w:rPr>
            </w:pPr>
            <w:ins w:id="432" w:author="Benjamin Meyer" w:date="2023-04-18T10:26:00Z">
              <w:r w:rsidRPr="00B8454C">
                <w:rPr>
                  <w:color w:val="000000"/>
                  <w:sz w:val="24"/>
                  <w:szCs w:val="24"/>
                </w:rPr>
                <w:t>Review annual results from previous year</w:t>
              </w:r>
            </w:ins>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ins w:id="433" w:author="Benjamin Meyer" w:date="2023-04-18T10:26:00Z"/>
                <w:color w:val="000000"/>
                <w:sz w:val="24"/>
                <w:szCs w:val="24"/>
              </w:rPr>
            </w:pPr>
            <w:ins w:id="434" w:author="Benjamin Meyer" w:date="2023-04-18T10:26:00Z">
              <w:r>
                <w:rPr>
                  <w:color w:val="000000"/>
                  <w:sz w:val="24"/>
                  <w:szCs w:val="24"/>
                </w:rPr>
                <w:t>10</w:t>
              </w:r>
            </w:ins>
          </w:p>
        </w:tc>
      </w:tr>
      <w:tr w:rsidR="000A6FC9" w:rsidRPr="00B8454C" w14:paraId="0C9522C2" w14:textId="77777777" w:rsidTr="00816966">
        <w:trPr>
          <w:trHeight w:val="582"/>
          <w:ins w:id="435"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ins w:id="436" w:author="Benjamin Meyer" w:date="2023-04-18T10:26:00Z"/>
                <w:color w:val="000000"/>
                <w:sz w:val="24"/>
                <w:szCs w:val="24"/>
              </w:rPr>
            </w:pPr>
            <w:ins w:id="437" w:author="Benjamin Meyer" w:date="2023-04-18T10:26:00Z">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ins w:id="438" w:author="Benjamin Meyer" w:date="2023-04-18T10:26:00Z"/>
                <w:color w:val="000000"/>
                <w:sz w:val="24"/>
                <w:szCs w:val="24"/>
              </w:rPr>
            </w:pPr>
            <w:ins w:id="439" w:author="Benjamin Meyer" w:date="2023-04-18T10:26:00Z">
              <w:r w:rsidRPr="00B8454C">
                <w:rPr>
                  <w:color w:val="000000"/>
                  <w:sz w:val="24"/>
                  <w:szCs w:val="24"/>
                </w:rPr>
                <w:t>March</w:t>
              </w:r>
            </w:ins>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ins w:id="440" w:author="Benjamin Meyer" w:date="2023-04-18T10:26:00Z"/>
                <w:color w:val="000000"/>
                <w:sz w:val="24"/>
                <w:szCs w:val="24"/>
              </w:rPr>
            </w:pPr>
            <w:ins w:id="441"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ins w:id="442" w:author="Benjamin Meyer" w:date="2023-04-18T10:26:00Z"/>
                <w:color w:val="000000"/>
                <w:sz w:val="24"/>
                <w:szCs w:val="24"/>
              </w:rPr>
            </w:pPr>
            <w:ins w:id="443" w:author="Benjamin Meyer" w:date="2023-04-18T10:26:00Z">
              <w:r w:rsidRPr="00B8454C">
                <w:rPr>
                  <w:color w:val="000000"/>
                  <w:sz w:val="24"/>
                  <w:szCs w:val="24"/>
                </w:rPr>
                <w:t>Project Manager / Project QA Officer</w:t>
              </w:r>
            </w:ins>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ins w:id="444" w:author="Benjamin Meyer" w:date="2023-04-18T10:26:00Z"/>
                <w:color w:val="000000"/>
                <w:sz w:val="24"/>
                <w:szCs w:val="24"/>
              </w:rPr>
            </w:pPr>
            <w:ins w:id="445" w:author="Benjamin Meyer" w:date="2023-04-18T10:26:00Z">
              <w:r w:rsidRPr="00B8454C">
                <w:rPr>
                  <w:color w:val="000000"/>
                  <w:sz w:val="24"/>
                  <w:szCs w:val="24"/>
                </w:rPr>
                <w:t>Uplift previous year's data that passed QA review to the EPA Water Quality Exchange</w:t>
              </w:r>
            </w:ins>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ins w:id="446" w:author="Benjamin Meyer" w:date="2023-04-18T10:26:00Z"/>
                <w:color w:val="000000"/>
                <w:sz w:val="24"/>
                <w:szCs w:val="24"/>
              </w:rPr>
            </w:pPr>
            <w:ins w:id="447" w:author="Benjamin Meyer" w:date="2023-04-18T10:26:00Z">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ins>
          </w:p>
        </w:tc>
      </w:tr>
      <w:tr w:rsidR="000A6FC9" w:rsidRPr="00B8454C" w14:paraId="71E1684E" w14:textId="77777777" w:rsidTr="00816966">
        <w:trPr>
          <w:trHeight w:val="582"/>
          <w:ins w:id="448"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ins w:id="449" w:author="Benjamin Meyer" w:date="2023-04-18T10:26:00Z"/>
                <w:color w:val="000000"/>
                <w:sz w:val="24"/>
                <w:szCs w:val="24"/>
              </w:rPr>
            </w:pPr>
            <w:ins w:id="450" w:author="Benjamin Meyer" w:date="2023-04-18T10:26:00Z">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ins w:id="451" w:author="Benjamin Meyer" w:date="2023-04-18T10:26:00Z"/>
                <w:color w:val="000000"/>
                <w:sz w:val="24"/>
                <w:szCs w:val="24"/>
              </w:rPr>
            </w:pPr>
            <w:ins w:id="452" w:author="Benjamin Meyer" w:date="2023-04-18T10:26:00Z">
              <w:r w:rsidRPr="00B8454C">
                <w:rPr>
                  <w:color w:val="000000"/>
                  <w:sz w:val="24"/>
                  <w:szCs w:val="24"/>
                </w:rPr>
                <w:t>March</w:t>
              </w:r>
            </w:ins>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ins w:id="453" w:author="Benjamin Meyer" w:date="2023-04-18T10:26:00Z"/>
                <w:color w:val="000000"/>
                <w:sz w:val="24"/>
                <w:szCs w:val="24"/>
              </w:rPr>
            </w:pPr>
            <w:ins w:id="454"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ins w:id="455" w:author="Benjamin Meyer" w:date="2023-04-18T10:26:00Z"/>
                <w:color w:val="000000"/>
                <w:sz w:val="24"/>
                <w:szCs w:val="24"/>
              </w:rPr>
            </w:pPr>
            <w:ins w:id="456" w:author="Benjamin Meyer" w:date="2023-04-18T10:26:00Z">
              <w:r w:rsidRPr="00B8454C">
                <w:rPr>
                  <w:color w:val="000000"/>
                  <w:sz w:val="24"/>
                  <w:szCs w:val="24"/>
                </w:rPr>
                <w:t>Project Manager / Project QA Officer</w:t>
              </w:r>
            </w:ins>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ins w:id="457" w:author="Benjamin Meyer" w:date="2023-04-18T10:26:00Z"/>
                <w:color w:val="000000"/>
                <w:sz w:val="24"/>
                <w:szCs w:val="24"/>
              </w:rPr>
            </w:pPr>
            <w:ins w:id="458" w:author="Benjamin Meyer" w:date="2023-04-18T10:26:00Z">
              <w:r w:rsidRPr="00B8454C">
                <w:rPr>
                  <w:color w:val="000000"/>
                  <w:sz w:val="24"/>
                  <w:szCs w:val="24"/>
                </w:rPr>
                <w:t>Review previous year's data for five-year trends in the context of regulatory values</w:t>
              </w:r>
            </w:ins>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ins w:id="459" w:author="Benjamin Meyer" w:date="2023-04-18T10:26:00Z"/>
                <w:color w:val="000000"/>
                <w:sz w:val="24"/>
                <w:szCs w:val="24"/>
              </w:rPr>
            </w:pPr>
            <w:ins w:id="460" w:author="Benjamin Meyer" w:date="2023-04-18T10:26:00Z">
              <w:r>
                <w:rPr>
                  <w:color w:val="000000"/>
                  <w:sz w:val="24"/>
                  <w:szCs w:val="24"/>
                </w:rPr>
                <w:t>40</w:t>
              </w:r>
            </w:ins>
          </w:p>
        </w:tc>
      </w:tr>
      <w:tr w:rsidR="000A6FC9" w:rsidRPr="00B8454C" w14:paraId="20719413" w14:textId="77777777" w:rsidTr="00816966">
        <w:trPr>
          <w:trHeight w:val="582"/>
          <w:ins w:id="461"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ins w:id="462" w:author="Benjamin Meyer" w:date="2023-04-18T10:26:00Z"/>
                <w:color w:val="000000"/>
                <w:sz w:val="24"/>
                <w:szCs w:val="24"/>
              </w:rPr>
            </w:pPr>
            <w:ins w:id="463" w:author="Benjamin Meyer" w:date="2023-04-18T10:26:00Z">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ins w:id="464" w:author="Benjamin Meyer" w:date="2023-04-18T10:26:00Z"/>
                <w:color w:val="000000"/>
                <w:sz w:val="24"/>
                <w:szCs w:val="24"/>
              </w:rPr>
            </w:pPr>
            <w:ins w:id="465" w:author="Benjamin Meyer" w:date="2023-04-18T10:26:00Z">
              <w:r w:rsidRPr="00B8454C">
                <w:rPr>
                  <w:color w:val="000000"/>
                  <w:sz w:val="24"/>
                  <w:szCs w:val="24"/>
                </w:rPr>
                <w:t>December</w:t>
              </w:r>
            </w:ins>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ins w:id="466" w:author="Benjamin Meyer" w:date="2023-04-18T10:26:00Z"/>
                <w:color w:val="000000"/>
                <w:sz w:val="24"/>
                <w:szCs w:val="24"/>
              </w:rPr>
            </w:pPr>
            <w:ins w:id="467"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ins w:id="468" w:author="Benjamin Meyer" w:date="2023-04-18T10:26:00Z"/>
                <w:color w:val="000000"/>
                <w:sz w:val="24"/>
                <w:szCs w:val="24"/>
              </w:rPr>
            </w:pPr>
            <w:ins w:id="469" w:author="Benjamin Meyer" w:date="2023-04-18T10:26:00Z">
              <w:r w:rsidRPr="00B8454C">
                <w:rPr>
                  <w:color w:val="000000"/>
                  <w:sz w:val="24"/>
                  <w:szCs w:val="24"/>
                </w:rPr>
                <w:t>Project Manager / Project QA Officer</w:t>
              </w:r>
            </w:ins>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ins w:id="470" w:author="Benjamin Meyer" w:date="2023-04-18T10:26:00Z"/>
                <w:color w:val="000000"/>
                <w:sz w:val="24"/>
                <w:szCs w:val="24"/>
              </w:rPr>
            </w:pPr>
            <w:ins w:id="471" w:author="Benjamin Meyer" w:date="2023-04-18T10:26:00Z">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ins>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ins w:id="472" w:author="Benjamin Meyer" w:date="2023-04-18T10:26:00Z"/>
                <w:color w:val="000000"/>
                <w:sz w:val="24"/>
                <w:szCs w:val="24"/>
              </w:rPr>
            </w:pPr>
            <w:ins w:id="473" w:author="Benjamin Meyer" w:date="2023-04-18T10:26:00Z">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ins>
          </w:p>
        </w:tc>
      </w:tr>
      <w:tr w:rsidR="000A6FC9" w:rsidRPr="00B8454C" w14:paraId="3B8A2DA2" w14:textId="77777777" w:rsidTr="00816966">
        <w:trPr>
          <w:trHeight w:val="582"/>
          <w:ins w:id="474"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ins w:id="475" w:author="Benjamin Meyer" w:date="2023-04-18T10:26:00Z"/>
                <w:color w:val="000000"/>
                <w:sz w:val="24"/>
                <w:szCs w:val="24"/>
              </w:rPr>
            </w:pPr>
            <w:ins w:id="476" w:author="Benjamin Meyer" w:date="2023-04-18T10:26:00Z">
              <w:r>
                <w:rPr>
                  <w:color w:val="000000"/>
                  <w:sz w:val="24"/>
                  <w:szCs w:val="24"/>
                </w:rPr>
                <w:t>Semiannual</w:t>
              </w:r>
            </w:ins>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ins w:id="477" w:author="Benjamin Meyer" w:date="2023-04-18T10:26:00Z"/>
                <w:color w:val="000000"/>
                <w:sz w:val="24"/>
                <w:szCs w:val="24"/>
              </w:rPr>
            </w:pPr>
            <w:ins w:id="478" w:author="Benjamin Meyer" w:date="2023-04-18T10:26:00Z">
              <w:r>
                <w:rPr>
                  <w:color w:val="000000"/>
                  <w:sz w:val="24"/>
                  <w:szCs w:val="24"/>
                </w:rPr>
                <w:t>January</w:t>
              </w:r>
            </w:ins>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ins w:id="479" w:author="Benjamin Meyer" w:date="2023-04-18T10:26:00Z"/>
                <w:color w:val="000000"/>
                <w:sz w:val="24"/>
                <w:szCs w:val="24"/>
              </w:rPr>
            </w:pPr>
            <w:ins w:id="480"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ins w:id="481" w:author="Benjamin Meyer" w:date="2023-04-18T10:26:00Z"/>
                <w:color w:val="000000"/>
                <w:sz w:val="24"/>
                <w:szCs w:val="24"/>
              </w:rPr>
            </w:pPr>
            <w:ins w:id="482" w:author="Benjamin Meyer" w:date="2023-04-18T10:26:00Z">
              <w:r w:rsidRPr="00B8454C">
                <w:rPr>
                  <w:color w:val="000000"/>
                  <w:sz w:val="24"/>
                  <w:szCs w:val="24"/>
                </w:rPr>
                <w:t>Project Manager / Project QA Officer</w:t>
              </w:r>
            </w:ins>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ins w:id="483" w:author="Benjamin Meyer" w:date="2023-04-18T10:26:00Z"/>
                <w:color w:val="000000"/>
                <w:sz w:val="24"/>
                <w:szCs w:val="24"/>
              </w:rPr>
            </w:pPr>
            <w:ins w:id="484" w:author="Benjamin Meyer" w:date="2023-04-18T10:26:00Z">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ins>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ins w:id="485" w:author="Benjamin Meyer" w:date="2023-04-18T10:26:00Z"/>
                <w:color w:val="000000"/>
                <w:sz w:val="24"/>
                <w:szCs w:val="24"/>
              </w:rPr>
            </w:pPr>
            <w:ins w:id="486" w:author="Benjamin Meyer" w:date="2023-04-18T10:26:00Z">
              <w:r>
                <w:rPr>
                  <w:color w:val="000000"/>
                  <w:sz w:val="24"/>
                  <w:szCs w:val="24"/>
                </w:rPr>
                <w:t>39</w:t>
              </w:r>
            </w:ins>
          </w:p>
        </w:tc>
      </w:tr>
      <w:tr w:rsidR="000A6FC9" w:rsidRPr="00B8454C" w14:paraId="6444CBD4" w14:textId="77777777" w:rsidTr="00816966">
        <w:trPr>
          <w:trHeight w:val="582"/>
          <w:ins w:id="487"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ins w:id="488" w:author="Benjamin Meyer" w:date="2023-04-18T10:26:00Z"/>
                <w:color w:val="000000"/>
                <w:sz w:val="24"/>
                <w:szCs w:val="24"/>
              </w:rPr>
            </w:pPr>
            <w:ins w:id="489" w:author="Benjamin Meyer" w:date="2023-04-18T10:26:00Z">
              <w:r>
                <w:rPr>
                  <w:color w:val="000000"/>
                  <w:sz w:val="24"/>
                  <w:szCs w:val="24"/>
                </w:rPr>
                <w:t>Semi</w:t>
              </w:r>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ins w:id="490" w:author="Benjamin Meyer" w:date="2023-04-18T10:26:00Z"/>
                <w:color w:val="000000"/>
                <w:sz w:val="24"/>
                <w:szCs w:val="24"/>
              </w:rPr>
            </w:pPr>
            <w:ins w:id="491" w:author="Benjamin Meyer" w:date="2023-04-18T10:26:00Z">
              <w:r w:rsidRPr="00B8454C">
                <w:rPr>
                  <w:color w:val="000000"/>
                  <w:sz w:val="24"/>
                  <w:szCs w:val="24"/>
                </w:rPr>
                <w:t>March</w:t>
              </w:r>
            </w:ins>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ins w:id="492" w:author="Benjamin Meyer" w:date="2023-04-18T10:26:00Z"/>
                <w:color w:val="000000"/>
                <w:sz w:val="24"/>
                <w:szCs w:val="24"/>
              </w:rPr>
            </w:pPr>
            <w:ins w:id="493" w:author="Benjamin Meyer" w:date="2023-04-18T10:26:00Z">
              <w:r w:rsidRPr="00B8454C">
                <w:rPr>
                  <w:color w:val="000000"/>
                  <w:sz w:val="24"/>
                  <w:szCs w:val="24"/>
                </w:rPr>
                <w:t>Technical Advisory Committee</w:t>
              </w:r>
            </w:ins>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ins w:id="494" w:author="Benjamin Meyer" w:date="2023-04-18T10:26:00Z"/>
                <w:color w:val="000000"/>
                <w:sz w:val="24"/>
                <w:szCs w:val="24"/>
              </w:rPr>
            </w:pPr>
            <w:ins w:id="495" w:author="Benjamin Meyer" w:date="2023-04-18T10:26:00Z">
              <w:r w:rsidRPr="00B8454C">
                <w:rPr>
                  <w:color w:val="000000"/>
                  <w:sz w:val="24"/>
                  <w:szCs w:val="24"/>
                </w:rPr>
                <w:t>Committee Members</w:t>
              </w:r>
            </w:ins>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ins w:id="496" w:author="Benjamin Meyer" w:date="2023-04-18T10:26:00Z"/>
                <w:color w:val="000000"/>
                <w:sz w:val="24"/>
                <w:szCs w:val="24"/>
              </w:rPr>
            </w:pPr>
            <w:ins w:id="497" w:author="Benjamin Meyer" w:date="2023-04-18T10:26:00Z">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ins>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ins w:id="498" w:author="Benjamin Meyer" w:date="2023-04-18T10:26:00Z"/>
                <w:color w:val="000000"/>
                <w:sz w:val="24"/>
                <w:szCs w:val="24"/>
              </w:rPr>
            </w:pPr>
            <w:ins w:id="499" w:author="Benjamin Meyer" w:date="2023-04-18T10:26:00Z">
              <w:r w:rsidRPr="00B8454C">
                <w:rPr>
                  <w:color w:val="000000"/>
                  <w:sz w:val="24"/>
                  <w:szCs w:val="24"/>
                </w:rPr>
                <w:t>4</w:t>
              </w:r>
              <w:r>
                <w:rPr>
                  <w:color w:val="000000"/>
                  <w:sz w:val="24"/>
                  <w:szCs w:val="24"/>
                </w:rPr>
                <w:t>2</w:t>
              </w:r>
            </w:ins>
          </w:p>
        </w:tc>
      </w:tr>
      <w:tr w:rsidR="000A6FC9" w:rsidRPr="00B8454C" w14:paraId="1A3406B3" w14:textId="77777777" w:rsidTr="00816966">
        <w:trPr>
          <w:trHeight w:val="582"/>
          <w:ins w:id="500"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ins w:id="501" w:author="Benjamin Meyer" w:date="2023-04-18T10:26:00Z"/>
                <w:color w:val="000000"/>
                <w:sz w:val="24"/>
                <w:szCs w:val="24"/>
              </w:rPr>
            </w:pPr>
            <w:ins w:id="502" w:author="Benjamin Meyer" w:date="2023-04-18T10:26:00Z">
              <w:r>
                <w:rPr>
                  <w:color w:val="000000"/>
                  <w:sz w:val="24"/>
                  <w:szCs w:val="24"/>
                </w:rPr>
                <w:t>Semi</w:t>
              </w:r>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ins w:id="503" w:author="Benjamin Meyer" w:date="2023-04-18T10:26:00Z"/>
                <w:color w:val="000000"/>
                <w:sz w:val="24"/>
                <w:szCs w:val="24"/>
              </w:rPr>
            </w:pPr>
            <w:ins w:id="504" w:author="Benjamin Meyer" w:date="2023-04-18T10:26:00Z">
              <w:r w:rsidRPr="00B8454C">
                <w:rPr>
                  <w:color w:val="000000"/>
                  <w:sz w:val="24"/>
                  <w:szCs w:val="24"/>
                </w:rPr>
                <w:t>March/May</w:t>
              </w:r>
            </w:ins>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ins w:id="505" w:author="Benjamin Meyer" w:date="2023-04-18T10:26:00Z"/>
                <w:color w:val="000000"/>
                <w:sz w:val="24"/>
                <w:szCs w:val="24"/>
              </w:rPr>
            </w:pPr>
            <w:ins w:id="506"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ins w:id="507" w:author="Benjamin Meyer" w:date="2023-04-18T10:26:00Z"/>
                <w:color w:val="000000"/>
                <w:sz w:val="24"/>
                <w:szCs w:val="24"/>
              </w:rPr>
            </w:pPr>
            <w:ins w:id="508" w:author="Benjamin Meyer" w:date="2023-04-18T10:26:00Z">
              <w:r w:rsidRPr="00B8454C">
                <w:rPr>
                  <w:color w:val="000000"/>
                  <w:sz w:val="24"/>
                  <w:szCs w:val="24"/>
                </w:rPr>
                <w:t>Project Manager</w:t>
              </w:r>
            </w:ins>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ins w:id="509" w:author="Benjamin Meyer" w:date="2023-04-18T10:26:00Z"/>
                <w:color w:val="000000"/>
                <w:sz w:val="24"/>
                <w:szCs w:val="24"/>
              </w:rPr>
            </w:pPr>
            <w:ins w:id="510" w:author="Benjamin Meyer" w:date="2023-04-18T10:26:00Z">
              <w:r w:rsidRPr="00B8454C">
                <w:rPr>
                  <w:color w:val="000000"/>
                  <w:sz w:val="24"/>
                  <w:szCs w:val="24"/>
                </w:rPr>
                <w:t>Confirm sampling teams</w:t>
              </w:r>
            </w:ins>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ins w:id="511" w:author="Benjamin Meyer" w:date="2023-04-18T10:26:00Z"/>
                <w:color w:val="000000"/>
                <w:sz w:val="24"/>
                <w:szCs w:val="24"/>
              </w:rPr>
            </w:pPr>
            <w:ins w:id="512" w:author="Benjamin Meyer" w:date="2023-04-18T10:26:00Z">
              <w:r w:rsidRPr="00B8454C">
                <w:rPr>
                  <w:color w:val="000000"/>
                  <w:sz w:val="24"/>
                  <w:szCs w:val="24"/>
                </w:rPr>
                <w:t>2</w:t>
              </w:r>
              <w:r>
                <w:rPr>
                  <w:color w:val="000000"/>
                  <w:sz w:val="24"/>
                  <w:szCs w:val="24"/>
                </w:rPr>
                <w:t>9</w:t>
              </w:r>
            </w:ins>
          </w:p>
        </w:tc>
      </w:tr>
      <w:tr w:rsidR="000A6FC9" w:rsidRPr="00B8454C" w14:paraId="563DC0B8" w14:textId="77777777" w:rsidTr="00816966">
        <w:trPr>
          <w:trHeight w:val="582"/>
          <w:ins w:id="513"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ins w:id="514" w:author="Benjamin Meyer" w:date="2023-04-18T10:26:00Z"/>
                <w:color w:val="000000"/>
                <w:sz w:val="24"/>
                <w:szCs w:val="24"/>
              </w:rPr>
            </w:pPr>
            <w:ins w:id="515" w:author="Benjamin Meyer" w:date="2023-04-18T10:26:00Z">
              <w:r>
                <w:rPr>
                  <w:color w:val="000000"/>
                  <w:sz w:val="24"/>
                  <w:szCs w:val="24"/>
                </w:rPr>
                <w:t>Semi</w:t>
              </w:r>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ins w:id="516" w:author="Benjamin Meyer" w:date="2023-04-18T10:26:00Z"/>
                <w:color w:val="000000"/>
                <w:sz w:val="24"/>
                <w:szCs w:val="24"/>
              </w:rPr>
            </w:pPr>
            <w:ins w:id="517" w:author="Benjamin Meyer" w:date="2023-04-18T10:26:00Z">
              <w:r w:rsidRPr="00B8454C">
                <w:rPr>
                  <w:color w:val="000000"/>
                  <w:sz w:val="24"/>
                  <w:szCs w:val="24"/>
                </w:rPr>
                <w:t>April/May</w:t>
              </w:r>
            </w:ins>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ins w:id="518" w:author="Benjamin Meyer" w:date="2023-04-18T10:26:00Z"/>
                <w:color w:val="000000"/>
                <w:sz w:val="24"/>
                <w:szCs w:val="24"/>
              </w:rPr>
            </w:pPr>
            <w:ins w:id="519"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ins w:id="520" w:author="Benjamin Meyer" w:date="2023-04-18T10:26:00Z"/>
                <w:color w:val="000000"/>
                <w:sz w:val="24"/>
                <w:szCs w:val="24"/>
              </w:rPr>
            </w:pPr>
            <w:ins w:id="521" w:author="Benjamin Meyer" w:date="2023-04-18T10:26:00Z">
              <w:r w:rsidRPr="00B8454C">
                <w:rPr>
                  <w:color w:val="000000"/>
                  <w:sz w:val="24"/>
                  <w:szCs w:val="24"/>
                </w:rPr>
                <w:t>Project Manager</w:t>
              </w:r>
            </w:ins>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ins w:id="522" w:author="Benjamin Meyer" w:date="2023-04-18T10:26:00Z"/>
                <w:color w:val="000000"/>
                <w:sz w:val="24"/>
                <w:szCs w:val="24"/>
              </w:rPr>
            </w:pPr>
            <w:ins w:id="523" w:author="Benjamin Meyer" w:date="2023-04-18T10:26:00Z">
              <w:r w:rsidRPr="00B8454C">
                <w:rPr>
                  <w:color w:val="000000"/>
                  <w:sz w:val="24"/>
                  <w:szCs w:val="24"/>
                </w:rPr>
                <w:t>Transfer field samples to laboratories</w:t>
              </w:r>
            </w:ins>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ins w:id="524" w:author="Benjamin Meyer" w:date="2023-04-18T10:26:00Z"/>
                <w:color w:val="000000"/>
                <w:sz w:val="24"/>
                <w:szCs w:val="24"/>
              </w:rPr>
            </w:pPr>
            <w:ins w:id="525" w:author="Benjamin Meyer" w:date="2023-04-18T10:26:00Z">
              <w:r>
                <w:rPr>
                  <w:color w:val="000000"/>
                  <w:sz w:val="24"/>
                  <w:szCs w:val="24"/>
                </w:rPr>
                <w:t>30</w:t>
              </w:r>
            </w:ins>
          </w:p>
        </w:tc>
      </w:tr>
      <w:tr w:rsidR="000A6FC9" w:rsidRPr="00B8454C" w14:paraId="4220990A" w14:textId="77777777" w:rsidTr="00816966">
        <w:trPr>
          <w:trHeight w:val="582"/>
          <w:ins w:id="526"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ins w:id="527" w:author="Benjamin Meyer" w:date="2023-04-18T10:26:00Z"/>
                <w:color w:val="000000"/>
                <w:sz w:val="24"/>
                <w:szCs w:val="24"/>
              </w:rPr>
            </w:pPr>
            <w:ins w:id="528" w:author="Benjamin Meyer" w:date="2023-04-18T10:26:00Z">
              <w:r>
                <w:rPr>
                  <w:color w:val="000000"/>
                  <w:sz w:val="24"/>
                  <w:szCs w:val="24"/>
                </w:rPr>
                <w:t>Semi</w:t>
              </w:r>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ins w:id="529" w:author="Benjamin Meyer" w:date="2023-04-18T10:26:00Z"/>
                <w:color w:val="000000"/>
                <w:sz w:val="24"/>
                <w:szCs w:val="24"/>
              </w:rPr>
            </w:pPr>
            <w:ins w:id="530" w:author="Benjamin Meyer" w:date="2023-04-18T10:26:00Z">
              <w:r w:rsidRPr="00B8454C">
                <w:rPr>
                  <w:color w:val="000000"/>
                  <w:sz w:val="24"/>
                  <w:szCs w:val="24"/>
                </w:rPr>
                <w:t>July/August</w:t>
              </w:r>
            </w:ins>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ins w:id="531" w:author="Benjamin Meyer" w:date="2023-04-18T10:26:00Z"/>
                <w:color w:val="000000"/>
                <w:sz w:val="24"/>
                <w:szCs w:val="24"/>
              </w:rPr>
            </w:pPr>
            <w:ins w:id="532"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ins w:id="533" w:author="Benjamin Meyer" w:date="2023-04-18T10:26:00Z"/>
                <w:color w:val="000000"/>
                <w:sz w:val="24"/>
                <w:szCs w:val="24"/>
              </w:rPr>
            </w:pPr>
            <w:ins w:id="534" w:author="Benjamin Meyer" w:date="2023-04-18T10:26:00Z">
              <w:r w:rsidRPr="00B8454C">
                <w:rPr>
                  <w:color w:val="000000"/>
                  <w:sz w:val="24"/>
                  <w:szCs w:val="24"/>
                </w:rPr>
                <w:t>Project Manager</w:t>
              </w:r>
            </w:ins>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ins w:id="535" w:author="Benjamin Meyer" w:date="2023-04-18T10:26:00Z"/>
                <w:color w:val="000000"/>
                <w:sz w:val="24"/>
                <w:szCs w:val="24"/>
              </w:rPr>
            </w:pPr>
            <w:ins w:id="536" w:author="Benjamin Meyer" w:date="2023-04-18T10:26:00Z">
              <w:r w:rsidRPr="00B8454C">
                <w:rPr>
                  <w:color w:val="000000"/>
                  <w:sz w:val="24"/>
                  <w:szCs w:val="24"/>
                </w:rPr>
                <w:t>Receive data from laboratories</w:t>
              </w:r>
            </w:ins>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ins w:id="537" w:author="Benjamin Meyer" w:date="2023-04-18T10:26:00Z"/>
                <w:color w:val="000000"/>
                <w:sz w:val="24"/>
                <w:szCs w:val="24"/>
              </w:rPr>
            </w:pPr>
            <w:ins w:id="538" w:author="Benjamin Meyer" w:date="2023-04-18T10:26:00Z">
              <w:r>
                <w:rPr>
                  <w:color w:val="000000"/>
                  <w:sz w:val="24"/>
                  <w:szCs w:val="24"/>
                </w:rPr>
                <w:t>40</w:t>
              </w:r>
            </w:ins>
          </w:p>
        </w:tc>
      </w:tr>
      <w:tr w:rsidR="000A6FC9" w:rsidRPr="00B8454C" w14:paraId="15D43A35" w14:textId="77777777" w:rsidTr="00816966">
        <w:trPr>
          <w:trHeight w:val="582"/>
          <w:ins w:id="539" w:author="Benjamin Meyer" w:date="2023-04-18T10:26:00Z"/>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ins w:id="540" w:author="Benjamin Meyer" w:date="2023-04-18T10:26:00Z"/>
                <w:color w:val="000000"/>
                <w:sz w:val="24"/>
                <w:szCs w:val="24"/>
              </w:rPr>
            </w:pPr>
            <w:ins w:id="541" w:author="Benjamin Meyer" w:date="2023-04-18T10:26:00Z">
              <w:r>
                <w:rPr>
                  <w:color w:val="000000"/>
                  <w:sz w:val="24"/>
                  <w:szCs w:val="24"/>
                </w:rPr>
                <w:t>Semi</w:t>
              </w:r>
              <w:r w:rsidRPr="00B8454C">
                <w:rPr>
                  <w:color w:val="000000"/>
                  <w:sz w:val="24"/>
                  <w:szCs w:val="24"/>
                </w:rPr>
                <w:t>annual</w:t>
              </w:r>
            </w:ins>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ins w:id="542" w:author="Benjamin Meyer" w:date="2023-04-18T10:26:00Z"/>
                <w:color w:val="000000"/>
                <w:sz w:val="24"/>
                <w:szCs w:val="24"/>
              </w:rPr>
            </w:pPr>
            <w:ins w:id="543" w:author="Benjamin Meyer" w:date="2023-04-18T10:26:00Z">
              <w:r w:rsidRPr="00B8454C">
                <w:rPr>
                  <w:color w:val="000000"/>
                  <w:sz w:val="24"/>
                  <w:szCs w:val="24"/>
                </w:rPr>
                <w:t>March/May</w:t>
              </w:r>
            </w:ins>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ins w:id="544" w:author="Benjamin Meyer" w:date="2023-04-18T10:26:00Z"/>
                <w:color w:val="000000"/>
                <w:sz w:val="24"/>
                <w:szCs w:val="24"/>
              </w:rPr>
            </w:pPr>
            <w:ins w:id="545" w:author="Benjamin Meyer" w:date="2023-04-18T10:26:00Z">
              <w:r w:rsidRPr="00B8454C">
                <w:rPr>
                  <w:color w:val="000000"/>
                  <w:sz w:val="24"/>
                  <w:szCs w:val="24"/>
                </w:rPr>
                <w:t>Kenai Watershed Forum</w:t>
              </w:r>
            </w:ins>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ins w:id="546" w:author="Benjamin Meyer" w:date="2023-04-18T10:26:00Z"/>
                <w:color w:val="000000"/>
                <w:sz w:val="24"/>
                <w:szCs w:val="24"/>
              </w:rPr>
            </w:pPr>
            <w:ins w:id="547" w:author="Benjamin Meyer" w:date="2023-04-18T10:26:00Z">
              <w:r w:rsidRPr="00B8454C">
                <w:rPr>
                  <w:color w:val="000000"/>
                  <w:sz w:val="24"/>
                  <w:szCs w:val="24"/>
                </w:rPr>
                <w:t>Project Manager / Project QA Officer</w:t>
              </w:r>
            </w:ins>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ins w:id="548" w:author="Benjamin Meyer" w:date="2023-04-18T10:26:00Z"/>
                <w:color w:val="000000"/>
                <w:sz w:val="24"/>
                <w:szCs w:val="24"/>
              </w:rPr>
            </w:pPr>
            <w:ins w:id="549" w:author="Benjamin Meyer" w:date="2023-04-18T10:26:00Z">
              <w:r w:rsidRPr="00B8454C">
                <w:rPr>
                  <w:color w:val="000000"/>
                  <w:sz w:val="24"/>
                  <w:szCs w:val="24"/>
                </w:rPr>
                <w:t>Confirm laboratory schedules and capabilities</w:t>
              </w:r>
            </w:ins>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ins w:id="550" w:author="Benjamin Meyer" w:date="2023-04-18T10:26:00Z"/>
                <w:color w:val="000000"/>
                <w:sz w:val="24"/>
                <w:szCs w:val="24"/>
              </w:rPr>
            </w:pPr>
            <w:ins w:id="551" w:author="Benjamin Meyer" w:date="2023-04-18T10:26:00Z">
              <w:r w:rsidRPr="00B8454C">
                <w:rPr>
                  <w:color w:val="000000"/>
                  <w:sz w:val="24"/>
                  <w:szCs w:val="24"/>
                </w:rPr>
                <w:t> </w:t>
              </w:r>
              <w:r>
                <w:rPr>
                  <w:color w:val="000000"/>
                  <w:sz w:val="24"/>
                  <w:szCs w:val="24"/>
                </w:rPr>
                <w:t>29</w:t>
              </w:r>
            </w:ins>
          </w:p>
        </w:tc>
      </w:tr>
      <w:tr w:rsidR="000A6FC9" w:rsidRPr="00B8454C" w14:paraId="003225CE" w14:textId="77777777" w:rsidTr="00816966">
        <w:trPr>
          <w:trHeight w:val="582"/>
          <w:ins w:id="552" w:author="Benjamin Meyer" w:date="2023-04-18T10:26:00Z"/>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ins w:id="553" w:author="Benjamin Meyer" w:date="2023-04-18T10:26:00Z"/>
                <w:color w:val="000000"/>
                <w:sz w:val="24"/>
                <w:szCs w:val="24"/>
              </w:rPr>
            </w:pPr>
            <w:ins w:id="554" w:author="Benjamin Meyer" w:date="2023-04-18T10:26:00Z">
              <w:r w:rsidRPr="00B8454C">
                <w:rPr>
                  <w:color w:val="000000"/>
                  <w:sz w:val="24"/>
                  <w:szCs w:val="24"/>
                </w:rPr>
                <w:t>Five years</w:t>
              </w:r>
            </w:ins>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ins w:id="555" w:author="Benjamin Meyer" w:date="2023-04-18T10:26:00Z"/>
                <w:color w:val="000000"/>
                <w:sz w:val="24"/>
                <w:szCs w:val="24"/>
              </w:rPr>
            </w:pPr>
            <w:ins w:id="556" w:author="Benjamin Meyer" w:date="2023-04-18T10:26:00Z">
              <w:r w:rsidRPr="00B8454C">
                <w:rPr>
                  <w:color w:val="000000"/>
                  <w:sz w:val="24"/>
                  <w:szCs w:val="24"/>
                </w:rPr>
                <w:t>-</w:t>
              </w:r>
            </w:ins>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ins w:id="557" w:author="Benjamin Meyer" w:date="2023-04-18T10:26:00Z"/>
                <w:color w:val="000000"/>
                <w:sz w:val="24"/>
                <w:szCs w:val="24"/>
              </w:rPr>
            </w:pPr>
            <w:ins w:id="558" w:author="Benjamin Meyer" w:date="2023-04-18T10:26:00Z">
              <w:r w:rsidRPr="00B8454C">
                <w:rPr>
                  <w:color w:val="000000"/>
                  <w:sz w:val="24"/>
                  <w:szCs w:val="24"/>
                </w:rPr>
                <w:t>Kenai Watershed Forum</w:t>
              </w:r>
            </w:ins>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ins w:id="559" w:author="Benjamin Meyer" w:date="2023-04-18T10:26:00Z"/>
                <w:color w:val="000000"/>
                <w:sz w:val="24"/>
                <w:szCs w:val="24"/>
              </w:rPr>
            </w:pPr>
            <w:ins w:id="560" w:author="Benjamin Meyer" w:date="2023-04-18T10:26:00Z">
              <w:r w:rsidRPr="00B8454C">
                <w:rPr>
                  <w:color w:val="000000"/>
                  <w:sz w:val="24"/>
                  <w:szCs w:val="24"/>
                </w:rPr>
                <w:t>Project Manager / Project QA Officer</w:t>
              </w:r>
            </w:ins>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ins w:id="561" w:author="Benjamin Meyer" w:date="2023-04-18T10:26:00Z"/>
                <w:color w:val="000000"/>
                <w:sz w:val="24"/>
                <w:szCs w:val="24"/>
              </w:rPr>
            </w:pPr>
            <w:ins w:id="562" w:author="Benjamin Meyer" w:date="2023-04-18T10:26:00Z">
              <w:r w:rsidRPr="00B8454C">
                <w:rPr>
                  <w:color w:val="000000"/>
                  <w:sz w:val="24"/>
                  <w:szCs w:val="24"/>
                </w:rPr>
                <w:t>Produce comprehensive data review, contingent on funding</w:t>
              </w:r>
            </w:ins>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ins w:id="563" w:author="Benjamin Meyer" w:date="2023-04-18T10:26:00Z"/>
                <w:color w:val="000000"/>
                <w:sz w:val="24"/>
                <w:szCs w:val="24"/>
              </w:rPr>
            </w:pPr>
            <w:ins w:id="564" w:author="Benjamin Meyer" w:date="2023-04-18T10:26:00Z">
              <w:r w:rsidRPr="00B8454C">
                <w:rPr>
                  <w:color w:val="000000"/>
                  <w:sz w:val="24"/>
                  <w:szCs w:val="24"/>
                </w:rPr>
                <w:t>42</w:t>
              </w:r>
            </w:ins>
          </w:p>
        </w:tc>
      </w:tr>
    </w:tbl>
    <w:p w14:paraId="1EE0FF58" w14:textId="77777777" w:rsidR="000A6FC9" w:rsidRDefault="000A6FC9" w:rsidP="000A6FC9">
      <w:pPr>
        <w:pStyle w:val="Heading2"/>
        <w:ind w:left="0"/>
        <w:rPr>
          <w:ins w:id="565" w:author="Benjamin Meyer" w:date="2023-04-18T10:26:00Z"/>
        </w:rPr>
      </w:pPr>
    </w:p>
    <w:p w14:paraId="38B08C97" w14:textId="77777777" w:rsidR="000A6FC9" w:rsidRDefault="000A6FC9" w:rsidP="000A6FC9">
      <w:pPr>
        <w:pStyle w:val="Heading2"/>
        <w:ind w:left="0"/>
        <w:rPr>
          <w:ins w:id="566" w:author="Benjamin Meyer" w:date="2023-04-18T10:26:00Z"/>
        </w:rPr>
      </w:pPr>
    </w:p>
    <w:p w14:paraId="680E58DE" w14:textId="77777777" w:rsidR="000A6FC9" w:rsidRDefault="000A6FC9" w:rsidP="000A6FC9">
      <w:pPr>
        <w:pStyle w:val="Heading2"/>
        <w:ind w:left="0"/>
        <w:rPr>
          <w:ins w:id="567" w:author="Benjamin Meyer" w:date="2023-04-18T10:26:00Z"/>
        </w:rPr>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rPr>
          <w:ins w:id="568" w:author="Benjamin Meyer" w:date="2023-04-18T10:26:00Z"/>
        </w:rPr>
      </w:pPr>
      <w:bookmarkStart w:id="569" w:name="_Toc117087845"/>
      <w:bookmarkStart w:id="570" w:name="_Toc125960335"/>
      <w:bookmarkStart w:id="571" w:name="_Toc125983997"/>
      <w:bookmarkStart w:id="572" w:name="_Toc125984278"/>
      <w:bookmarkStart w:id="573" w:name="_Toc132032650"/>
      <w:bookmarkStart w:id="574" w:name="_Toc132706043"/>
      <w:r w:rsidRPr="00DD2D54">
        <w:lastRenderedPageBreak/>
        <w:t>A5.</w:t>
      </w:r>
      <w:ins w:id="575" w:author="Benjamin Meyer" w:date="2023-04-18T10:26:00Z">
        <w:r w:rsidR="000A6FC9" w:rsidRPr="00DD2D54">
          <w:t xml:space="preserve"> Problem Definition/Background and Project Objectives</w:t>
        </w:r>
        <w:bookmarkEnd w:id="365"/>
        <w:bookmarkEnd w:id="569"/>
        <w:bookmarkEnd w:id="570"/>
        <w:bookmarkEnd w:id="571"/>
        <w:bookmarkEnd w:id="572"/>
        <w:bookmarkEnd w:id="573"/>
        <w:bookmarkEnd w:id="574"/>
      </w:ins>
    </w:p>
    <w:p w14:paraId="5103E6BE" w14:textId="4DC30F53" w:rsidR="008E4680" w:rsidRPr="00DD2D54" w:rsidRDefault="008E4680" w:rsidP="008E4680">
      <w:pPr>
        <w:pStyle w:val="BodyText"/>
        <w:spacing w:before="9"/>
        <w:rPr>
          <w:b/>
        </w:rPr>
      </w:pPr>
    </w:p>
    <w:p w14:paraId="682264C8" w14:textId="3C97823F" w:rsidR="000A6FC9" w:rsidRPr="00DD2D54" w:rsidRDefault="008E4680" w:rsidP="000A6FC9">
      <w:pPr>
        <w:rPr>
          <w:ins w:id="576" w:author="Benjamin Meyer" w:date="2023-04-18T10:26:00Z"/>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ins w:id="577" w:author="Benjamin Meyer" w:date="2023-04-18T10:26:00Z">
        <w:r w:rsidR="000A6FC9" w:rsidRPr="00DD2D54">
          <w:rPr>
            <w:sz w:val="24"/>
            <w:szCs w:val="24"/>
          </w:rPr>
          <w:t xml:space="preserve">, which today is overseen by the Kenai River Special management Area (KRSMA) Advisory Board </w:t>
        </w:r>
        <w:r w:rsidR="000A6FC9" w:rsidRPr="00DD2D54">
          <w:rPr>
            <w:sz w:val="24"/>
            <w:szCs w:val="24"/>
          </w:rPr>
          <w:fldChar w:fldCharType="begin" w:fldLock="1"/>
        </w:r>
        <w:r w:rsidR="000A6FC9" w:rsidRPr="00DD2D54">
          <w:rPr>
            <w:sz w:val="24"/>
            <w:szCs w:val="24"/>
          </w:rPr>
          <w:instrText>ADDIN paperpile_citation &lt;clusterId&gt;I121P278L568I352&lt;/clusterId&gt;&lt;metadata&gt;&lt;citation&gt;&lt;id&gt;73f88e65-1778-4450-9eec-621750989a3d&lt;/id&gt;&lt;/citation&gt;&lt;/metadata&gt;&lt;data&gt;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&lt;/data&gt; \* MERGEFORMAT</w:instrText>
        </w:r>
        <w:r w:rsidR="000A6FC9" w:rsidRPr="00DD2D54">
          <w:rPr>
            <w:sz w:val="24"/>
            <w:szCs w:val="24"/>
          </w:rPr>
          <w:fldChar w:fldCharType="separate"/>
        </w:r>
        <w:r w:rsidR="000A6FC9" w:rsidRPr="00DD2D54">
          <w:rPr>
            <w:noProof/>
            <w:sz w:val="24"/>
            <w:szCs w:val="24"/>
          </w:rPr>
          <w:t>(AKDNR 1997)</w:t>
        </w:r>
        <w:r w:rsidR="000A6FC9" w:rsidRPr="00DD2D54">
          <w:rPr>
            <w:sz w:val="24"/>
            <w:szCs w:val="24"/>
          </w:rPr>
          <w:fldChar w:fldCharType="end"/>
        </w:r>
        <w:r w:rsidR="000A6FC9" w:rsidRPr="00DD2D54">
          <w:rPr>
            <w:i/>
            <w:sz w:val="24"/>
            <w:szCs w:val="24"/>
          </w:rPr>
          <w:t>.</w:t>
        </w:r>
      </w:ins>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ins w:id="578" w:author="Benjamin Meyer" w:date="2023-04-18T10:26:00Z">
        <w:r w:rsidR="000A6FC9" w:rsidRPr="00DD2D54">
          <w:rPr>
            <w:sz w:val="24"/>
            <w:szCs w:val="24"/>
          </w:rPr>
          <w:fldChar w:fldCharType="begin" w:fldLock="1"/>
        </w:r>
        <w:r w:rsidR="000A6FC9" w:rsidRPr="00DD2D54">
          <w:rPr>
            <w:sz w:val="24"/>
            <w:szCs w:val="24"/>
          </w:rPr>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rsidR="000A6FC9" w:rsidRPr="00DD2D54">
          <w:rPr>
            <w:sz w:val="24"/>
            <w:szCs w:val="24"/>
          </w:rPr>
          <w:fldChar w:fldCharType="separate"/>
        </w:r>
        <w:r w:rsidR="000A6FC9" w:rsidRPr="00DD2D54">
          <w:rPr>
            <w:noProof/>
            <w:sz w:val="24"/>
            <w:szCs w:val="24"/>
          </w:rPr>
          <w:t>(USFWS 1997)</w:t>
        </w:r>
        <w:r w:rsidR="000A6FC9" w:rsidRPr="00DD2D54">
          <w:rPr>
            <w:sz w:val="24"/>
            <w:szCs w:val="24"/>
          </w:rPr>
          <w:fldChar w:fldCharType="end"/>
        </w:r>
      </w:ins>
      <w:r w:rsidRPr="00DD2D54">
        <w:rPr>
          <w:sz w:val="24"/>
          <w:szCs w:val="24"/>
        </w:rPr>
        <w:t xml:space="preserve"> as a partnership between Alaska State Parks, U.S. Fish and Wildlife Service and the U.S. Forest Service, Chugach National Forest. </w:t>
      </w:r>
      <w:ins w:id="579" w:author="Benjamin Meyer" w:date="2023-04-18T10:26:00Z">
        <w:r w:rsidR="000A6FC9" w:rsidRPr="00DD2D54">
          <w:rPr>
            <w:sz w:val="24"/>
            <w:szCs w:val="24"/>
          </w:rPr>
          <w:t>Since the project’s inception in 2000, agencies represented by the KRSMA Advisory Board have provided financial and personnel support to carry out fieldwork and laboratory analyses.</w:t>
        </w:r>
      </w:ins>
    </w:p>
    <w:p w14:paraId="0A813F01" w14:textId="77777777" w:rsidR="000A6FC9" w:rsidRPr="00DD2D54" w:rsidRDefault="000A6FC9" w:rsidP="000A6FC9">
      <w:pPr>
        <w:rPr>
          <w:ins w:id="580" w:author="Benjamin Meyer" w:date="2023-04-18T10:26:00Z"/>
          <w:sz w:val="24"/>
          <w:szCs w:val="24"/>
        </w:rPr>
      </w:pPr>
    </w:p>
    <w:p w14:paraId="519FCF44" w14:textId="4AB52584" w:rsidR="00DD2D54" w:rsidRDefault="008E4680" w:rsidP="00DD2D54">
      <w:pPr>
        <w:pStyle w:val="BodyText"/>
        <w:tabs>
          <w:tab w:val="left" w:pos="9090"/>
        </w:tabs>
        <w:jc w:val="both"/>
      </w:pPr>
      <w:r w:rsidRPr="00DD2D54">
        <w:t xml:space="preserve">The State of Alaska </w:t>
      </w:r>
      <w:ins w:id="581" w:author="Benjamin Meyer" w:date="2023-04-18T10:26:00Z">
        <w:r w:rsidR="000A6FC9" w:rsidRPr="00DD2D54">
          <w:t>conducts</w:t>
        </w:r>
      </w:ins>
      <w:del w:id="582" w:author="Benjamin Meyer" w:date="2023-04-18T10:26:00Z">
        <w:r w:rsidRPr="00DD2D54">
          <w:delText>does not currently operate a statewide</w:delText>
        </w:r>
      </w:del>
      <w:r w:rsidRPr="00DD2D54">
        <w:t xml:space="preserve"> ambient </w:t>
      </w:r>
      <w:ins w:id="583" w:author="Benjamin Meyer" w:date="2023-04-18T10:26:00Z">
        <w:r w:rsidR="000A6FC9" w:rsidRPr="00DD2D54">
          <w:t xml:space="preserve">water quality </w:t>
        </w:r>
      </w:ins>
      <w:r w:rsidRPr="00DD2D54">
        <w:t xml:space="preserve">monitoring </w:t>
      </w:r>
      <w:ins w:id="584" w:author="Benjamin Meyer" w:date="2023-04-18T10:26:00Z">
        <w:r w:rsidR="000A6FC9" w:rsidRPr="00DD2D54">
          <w:t>only in select areas</w:t>
        </w:r>
      </w:ins>
      <w:del w:id="585" w:author="Benjamin Meyer" w:date="2023-04-18T10:26:00Z">
        <w:r w:rsidRPr="00DD2D54">
          <w:delText>network</w:delText>
        </w:r>
      </w:del>
      <w:r w:rsidR="00DD2D54">
        <w:t xml:space="preserve"> due to the </w:t>
      </w:r>
      <w:r w:rsidRPr="00DD2D54">
        <w:t>high operating costs to maintain such a system over large undeveloped areas.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fldChar w:fldCharType="begin" w:fldLock="1"/>
      </w:r>
      <w:r w:rsidR="000A6FC9" w:rsidRPr="00DD2D54">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rsidR="000A6FC9" w:rsidRPr="00DD2D54">
        <w:fldChar w:fldCharType="separate"/>
      </w:r>
      <w:r w:rsidR="000A6FC9" w:rsidRPr="00DD2D54">
        <w:rPr>
          <w:noProof/>
        </w:rPr>
        <w:t>(Litchfield and Kyle 1992; ADEC 2022b, 2022a)</w:t>
      </w:r>
      <w:r w:rsidR="000A6FC9" w:rsidRPr="00DD2D54">
        <w:fldChar w:fldCharType="end"/>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2DDED249"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fldChar w:fldCharType="begin" w:fldLock="1"/>
      </w:r>
      <w:r w:rsidR="000A6FC9" w:rsidRPr="00DD2D54">
        <w:instrText>ADDIN paperpile_citation &lt;clusterId&gt;I267P525L895J629&lt;/clusterId&gt;&lt;metadata&gt;&lt;citation&gt;&lt;id&gt;2fb15179-9a42-4355-889a-77627292c2fe&lt;/id&gt;&lt;/citation&gt;&lt;citation&gt;&lt;id&gt;da60e215-b067-4aca-9d83-5c6642e17bcf&lt;/id&gt;&lt;/citation&gt;&lt;/metadata&gt;&lt;data&gt;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&lt;/data&gt; \* MERGEFORMAT</w:instrText>
      </w:r>
      <w:r w:rsidR="000A6FC9" w:rsidRPr="00DD2D54">
        <w:fldChar w:fldCharType="separate"/>
      </w:r>
      <w:r w:rsidR="000A6FC9" w:rsidRPr="00DD2D54">
        <w:rPr>
          <w:noProof/>
        </w:rPr>
        <w:t>(Guerron Orejuela 2016; McCard 2007)</w:t>
      </w:r>
      <w:r w:rsidR="000A6FC9" w:rsidRPr="00DD2D54">
        <w:fldChar w:fldCharType="end"/>
      </w:r>
      <w:r w:rsidRPr="00DD2D54">
        <w:t>.</w:t>
      </w:r>
    </w:p>
    <w:p w14:paraId="72F57274" w14:textId="77777777" w:rsidR="00DD2D54" w:rsidRDefault="00DD2D54" w:rsidP="00DD2D54">
      <w:pPr>
        <w:pStyle w:val="BodyText"/>
        <w:tabs>
          <w:tab w:val="left" w:pos="9090"/>
        </w:tabs>
        <w:spacing w:before="1"/>
        <w:jc w:val="both"/>
      </w:pPr>
      <w:bookmarkStart w:id="586"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rPr>
          <w:ins w:id="587" w:author="Benjamin Meyer" w:date="2023-04-18T10:26:00Z"/>
        </w:rPr>
      </w:pPr>
      <w:bookmarkStart w:id="588" w:name="_Toc117087846"/>
      <w:bookmarkStart w:id="589" w:name="_Toc125960336"/>
      <w:bookmarkStart w:id="590" w:name="_Toc125983998"/>
      <w:bookmarkStart w:id="591" w:name="_Toc125984279"/>
      <w:bookmarkStart w:id="592" w:name="_Toc132032651"/>
      <w:bookmarkStart w:id="593" w:name="_Toc132706044"/>
      <w:ins w:id="594" w:author="Benjamin Meyer" w:date="2023-04-18T10:26:00Z">
        <w:r w:rsidRPr="00DD2D54">
          <w:t>A6. Project / Task Description</w:t>
        </w:r>
        <w:bookmarkEnd w:id="586"/>
        <w:bookmarkEnd w:id="588"/>
        <w:bookmarkEnd w:id="589"/>
        <w:bookmarkEnd w:id="590"/>
        <w:bookmarkEnd w:id="591"/>
        <w:bookmarkEnd w:id="592"/>
        <w:bookmarkEnd w:id="593"/>
      </w:ins>
    </w:p>
    <w:p w14:paraId="46CD3072" w14:textId="77777777" w:rsidR="008E4680" w:rsidRPr="00DD2D54" w:rsidRDefault="008E4680" w:rsidP="008E4680">
      <w:pPr>
        <w:pStyle w:val="BodyText"/>
        <w:spacing w:before="9"/>
        <w:rPr>
          <w:b/>
        </w:rPr>
      </w:pPr>
      <w:bookmarkStart w:id="595" w:name="A6._PROJECT_/_TASK_DESCRIPTION"/>
      <w:bookmarkEnd w:id="595"/>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lastRenderedPageBreak/>
        <w:t>Agency Baseline Monitoring Partnership</w:t>
      </w:r>
    </w:p>
    <w:p w14:paraId="0BED5B02" w14:textId="77777777" w:rsidR="008E4680" w:rsidRPr="00DD2D54" w:rsidRDefault="008E4680" w:rsidP="00C356E4">
      <w:pPr>
        <w:pStyle w:val="BodyText"/>
        <w:numPr>
          <w:ilvl w:val="0"/>
          <w:numId w:val="2"/>
        </w:numPr>
        <w:ind w:right="704"/>
      </w:pPr>
      <w:commentRangeStart w:id="596"/>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commentRangeEnd w:id="596"/>
      <w:r w:rsidR="000A6FC9" w:rsidRPr="00DD2D54">
        <w:rPr>
          <w:rStyle w:val="CommentReference"/>
          <w:sz w:val="24"/>
          <w:szCs w:val="24"/>
        </w:rPr>
        <w:commentReference w:id="596"/>
      </w:r>
    </w:p>
    <w:p w14:paraId="5A679A6D" w14:textId="77777777" w:rsidR="008E4680" w:rsidRPr="00DD2D54" w:rsidRDefault="008E4680" w:rsidP="008E4680">
      <w:pPr>
        <w:pStyle w:val="BodyText"/>
      </w:pPr>
    </w:p>
    <w:p w14:paraId="2161ABC2" w14:textId="77777777" w:rsidR="000A6FC9" w:rsidRPr="00DD2D54" w:rsidRDefault="008E4680" w:rsidP="000A6FC9">
      <w:pPr>
        <w:pStyle w:val="BodyText"/>
        <w:rPr>
          <w:ins w:id="597" w:author="Benjamin Meyer" w:date="2023-04-18T10:26:00Z"/>
        </w:rPr>
      </w:pPr>
      <w:r w:rsidRPr="00DD2D54">
        <w:t>Continuous monitoring</w:t>
      </w:r>
      <w:ins w:id="598" w:author="Benjamin Meyer" w:date="2023-04-18T10:26:00Z">
        <w:r w:rsidR="000A6FC9" w:rsidRPr="00DD2D54">
          <w:t xml:space="preserve"> of intrinsic parameters</w:t>
        </w:r>
      </w:ins>
      <w:r w:rsidRPr="00DD2D54">
        <w:t xml:space="preserve"> with electronic instruments was conducted by KWF in 2008 through 2012 on the lower Kenai River, which was summarized </w:t>
      </w:r>
      <w:ins w:id="599" w:author="Benjamin Meyer" w:date="2023-04-18T10:26:00Z">
        <w:r w:rsidR="000A6FC9" w:rsidRPr="00DD2D54">
          <w:t xml:space="preserve">in a technical report </w:t>
        </w:r>
      </w:ins>
      <w:r w:rsidRPr="00DD2D54">
        <w:t>by KWF</w:t>
      </w:r>
      <w:del w:id="600" w:author="Benjamin Meyer" w:date="2023-04-18T10:26:00Z">
        <w:r w:rsidRPr="00DD2D54">
          <w:delText xml:space="preserve"> in 2011</w:delText>
        </w:r>
      </w:del>
      <w:r w:rsidRPr="00DD2D54">
        <w:t xml:space="preserve"> </w:t>
      </w:r>
      <w:ins w:id="601" w:author="Benjamin Meyer" w:date="2023-04-18T10:26:00Z">
        <w:r w:rsidR="000A6FC9" w:rsidRPr="00DD2D54">
          <w:fldChar w:fldCharType="begin" w:fldLock="1"/>
        </w:r>
        <w:r w:rsidR="000A6FC9" w:rsidRPr="00DD2D54">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000A6FC9" w:rsidRPr="00DD2D54">
          <w:fldChar w:fldCharType="separate"/>
        </w:r>
        <w:r w:rsidR="000A6FC9" w:rsidRPr="00DD2D54">
          <w:rPr>
            <w:noProof/>
          </w:rPr>
          <w:t>(Martin et al. 2011)</w:t>
        </w:r>
        <w:r w:rsidR="000A6FC9" w:rsidRPr="00DD2D54">
          <w:fldChar w:fldCharType="end"/>
        </w:r>
        <w:r w:rsidR="000A6FC9" w:rsidRPr="00DD2D54">
          <w:t xml:space="preserve">. These activities are not currently active, but QA/QC methods are included here in Appendix H for future reference. </w:t>
        </w:r>
      </w:ins>
    </w:p>
    <w:p w14:paraId="3B07009A" w14:textId="77777777" w:rsidR="000A6FC9" w:rsidRPr="00DD2D54" w:rsidRDefault="000A6FC9" w:rsidP="000A6FC9">
      <w:pPr>
        <w:pStyle w:val="BodyText"/>
        <w:rPr>
          <w:ins w:id="602" w:author="Benjamin Meyer" w:date="2023-04-18T10:26:00Z"/>
        </w:rPr>
      </w:pPr>
    </w:p>
    <w:p w14:paraId="539C21E3" w14:textId="36CBB2AD" w:rsidR="008E4680" w:rsidRPr="00DD2D54" w:rsidRDefault="000A6FC9" w:rsidP="00360D8F">
      <w:pPr>
        <w:pStyle w:val="BodyText"/>
      </w:pPr>
      <w:ins w:id="603" w:author="Benjamin Meyer" w:date="2023-04-18T10:26:00Z">
        <w:r w:rsidRPr="00DD2D54">
          <w:t>Water temperature</w:t>
        </w:r>
      </w:ins>
      <w:del w:id="604" w:author="Benjamin Meyer" w:date="2023-04-18T10:26:00Z">
        <w:r w:rsidR="008E4680" w:rsidRPr="00DD2D54">
          <w:fldChar w:fldCharType="begin" w:fldLock="1">
            <w:fldData xml:space="preserve">ZQBKAHkATgBsAEUAOQBQADQAegBBAFEAeABiACsASwBsAFgATwBEADcAQwBSAE8AVQBrADQATABK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</w:fldData>
          </w:fldChar>
        </w:r>
        <w:r w:rsidR="008E4680" w:rsidRPr="00DD2D54">
          <w:delInstrText>ADDIN paperpile_citation &lt;clusterId&gt;S592F851U342Z953&lt;/clusterId&gt;&lt;version&gt;0.6.11&lt;/version&gt;&lt;metadata&gt;&lt;citation&gt;&lt;id&gt;ec55a743-17aa-4a7f-b34d-6a32e0ba63cc&lt;/id&gt;&lt;no_author/&gt;&lt;prefix/&gt;&lt;suffix/&gt;&lt;locator/&gt;&lt;locator_label&gt;page&lt;/locator_label&gt;&lt;/citation&gt;&lt;/metadata&gt; \* MERGEFORMAT</w:delInstrText>
        </w:r>
        <w:r w:rsidR="008E4680" w:rsidRPr="00DD2D54">
          <w:fldChar w:fldCharType="separate"/>
        </w:r>
        <w:r w:rsidR="008E4680" w:rsidRPr="00DD2D54">
          <w:rPr>
            <w:noProof/>
          </w:rPr>
          <w:delText>(Martin et al. 2011)</w:delText>
        </w:r>
        <w:r w:rsidR="008E4680" w:rsidRPr="00DD2D54">
          <w:fldChar w:fldCharType="end"/>
        </w:r>
        <w:r w:rsidR="008E4680" w:rsidRPr="00DD2D54">
          <w:delText>. Temperature</w:delText>
        </w:r>
      </w:del>
      <w:r w:rsidR="008E4680" w:rsidRPr="00DD2D54">
        <w:t xml:space="preserve"> monitoring was conducted in tributaries of the Kenai River by Cook Inletkeeper (CIK) 2008 through 2012</w:t>
      </w:r>
      <w:ins w:id="605" w:author="Benjamin Meyer" w:date="2023-04-18T10:26:00Z">
        <w:r w:rsidRPr="00DD2D54">
          <w:t>, and continues in a selected subset of these streams today, led by KWF.</w:t>
        </w:r>
      </w:ins>
      <w:r w:rsidR="008E4680" w:rsidRPr="00DD2D54">
        <w:t xml:space="preserve"> Monitoring results were synthesized </w:t>
      </w:r>
      <w:ins w:id="606" w:author="Benjamin Meyer" w:date="2023-04-18T10:26:00Z">
        <w:r w:rsidRPr="00DD2D54">
          <w:fldChar w:fldCharType="begin" w:fldLock="1"/>
        </w:r>
        <w:r w:rsidRPr="00DD2D54">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Pr="00DD2D54">
          <w:fldChar w:fldCharType="separate"/>
        </w:r>
        <w:r w:rsidRPr="00DD2D54">
          <w:rPr>
            <w:noProof/>
          </w:rPr>
          <w:t>(Mauger 2013)</w:t>
        </w:r>
        <w:r w:rsidRPr="00DD2D54">
          <w:fldChar w:fldCharType="end"/>
        </w:r>
        <w:r w:rsidRPr="00DD2D54">
          <w:t xml:space="preserve"> and later applied in peer-reviewed research </w:t>
        </w:r>
        <w:r w:rsidRPr="00DD2D54">
          <w:fldChar w:fldCharType="begin" w:fldLock="1"/>
        </w:r>
        <w:r w:rsidRPr="00DD2D54">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Pr="00DD2D54">
          <w:fldChar w:fldCharType="separate"/>
        </w:r>
        <w:r w:rsidRPr="00DD2D54">
          <w:rPr>
            <w:noProof/>
          </w:rPr>
          <w:t>(Mauger et al. 2017)</w:t>
        </w:r>
        <w:r w:rsidRPr="00DD2D54">
          <w:fldChar w:fldCharType="end"/>
        </w:r>
        <w:r w:rsidRPr="00DD2D54">
          <w:t>. Currently active stream temperature monitoring will continue indefinitely as funding permits. (See further details on stream temperature monitoring under “Task C” of this section, and Appendix H for field form).</w:t>
        </w:r>
      </w:ins>
      <w:del w:id="607" w:author="Benjamin Meyer" w:date="2023-04-18T10:26:00Z">
        <w:r w:rsidR="008E4680" w:rsidRPr="00DD2D54">
          <w:fldChar w:fldCharType="begin" w:fldLock="1">
            <w:fldData xml:space="preserve">ZQBKAHgAVgBVAGwAMQBQADIAegBBAFUALwBTAHUAUgBuACsAcwAyAGQAdQB3ADQANABXAGwAUQBX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</w:fldData>
          </w:fldChar>
        </w:r>
        <w:r w:rsidR="008E4680" w:rsidRPr="00DD2D54">
          <w:delInstrText>ADDIN paperpile_citation &lt;clusterId&gt;Z284N541C832Z545&lt;/clusterId&gt;&lt;version&gt;0.6.11&lt;/version&gt;&lt;metadata&gt;&lt;citation&gt;&lt;id&gt;8042cc4b-fe33-41a6-a0da-4a9a88799a7e&lt;/id&gt;&lt;no_author/&gt;&lt;prefix/&gt;&lt;suffix/&gt;&lt;locator/&gt;&lt;locator_label&gt;page&lt;/locator_label&gt;&lt;/citation&gt;&lt;/metadata&gt; \* MERGEFORMAT</w:delInstrText>
        </w:r>
        <w:r w:rsidR="008E4680" w:rsidRPr="00DD2D54">
          <w:fldChar w:fldCharType="separate"/>
        </w:r>
        <w:r w:rsidR="008E4680" w:rsidRPr="00DD2D54">
          <w:rPr>
            <w:noProof/>
          </w:rPr>
          <w:delText>(Mauger 2013)</w:delText>
        </w:r>
        <w:r w:rsidR="008E4680" w:rsidRPr="00DD2D54">
          <w:fldChar w:fldCharType="end"/>
        </w:r>
        <w:r w:rsidR="008E4680" w:rsidRPr="00DD2D54">
          <w:delText xml:space="preserve"> and later applied in a peer-reviewed manuscript publication </w:delText>
        </w:r>
        <w:r w:rsidR="008E4680" w:rsidRPr="00DD2D54">
          <w:fldChar w:fldCharType="begin" w:fldLock="1">
            <w:fldData xml:space="preserve">ZQBKAHkAbABWACsAMQB1ADMATABZAFMAZgBSAFYAaQBmAHcAUQBwAHMASgBJAHAAcgBUADUAOQBF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</w:fldData>
          </w:fldChar>
        </w:r>
        <w:r w:rsidR="008E4680" w:rsidRPr="00DD2D54">
          <w:delInstrText>ADDIN paperpile_citation &lt;clusterId&gt;V319J486Y176C771&lt;/clusterId&gt;&lt;version&gt;0.6.11&lt;/version&gt;&lt;metadata&gt;&lt;citation&gt;&lt;id&gt;a895024a-eacb-4872-bf51-f6d1a0a8d30f&lt;/id&gt;&lt;no_author/&gt;&lt;prefix/&gt;&lt;suffix/&gt;&lt;locator/&gt;&lt;locator_label&gt;page&lt;/locator_label&gt;&lt;/citation&gt;&lt;/metadata&gt; \* MERGEFORMAT</w:delInstrText>
        </w:r>
        <w:r w:rsidR="008E4680" w:rsidRPr="00DD2D54">
          <w:fldChar w:fldCharType="separate"/>
        </w:r>
        <w:r w:rsidR="008E4680" w:rsidRPr="00DD2D54">
          <w:rPr>
            <w:noProof/>
          </w:rPr>
          <w:delText>(Mauger et al. 2017)</w:delText>
        </w:r>
        <w:r w:rsidR="008E4680" w:rsidRPr="00DD2D54">
          <w:fldChar w:fldCharType="end"/>
        </w:r>
        <w:r w:rsidR="008E4680" w:rsidRPr="00DD2D54">
          <w:delText xml:space="preserve">. Stream temperature monitoring continues currently in a selected subset of these streams (2022). </w:delText>
        </w:r>
      </w:del>
    </w:p>
    <w:p w14:paraId="1D69D510" w14:textId="77777777" w:rsidR="000A6FC9" w:rsidRPr="00DD2D54" w:rsidRDefault="000A6FC9" w:rsidP="00360D8F">
      <w:pPr>
        <w:pStyle w:val="BodyText"/>
        <w:rPr>
          <w:ins w:id="608" w:author="Benjamin Meyer" w:date="2023-04-18T10:26:00Z"/>
        </w:rPr>
      </w:pPr>
    </w:p>
    <w:p w14:paraId="001F8B60" w14:textId="77777777" w:rsidR="000A6FC9" w:rsidRPr="0094526E" w:rsidRDefault="000A6FC9" w:rsidP="00360D8F">
      <w:pPr>
        <w:pStyle w:val="BodyText"/>
        <w:rPr>
          <w:ins w:id="609" w:author="Benjamin Meyer" w:date="2023-04-18T10:26:00Z"/>
        </w:rPr>
      </w:pPr>
      <w:ins w:id="610" w:author="Benjamin Meyer" w:date="2023-04-18T10:26:00Z">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rPr>
          <w:fldChar w:fldCharType="begin" w:fldLock="1"/>
        </w:r>
        <w:r w:rsidRPr="00DD2D54">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&lt;/data&gt; \* MERGEFORMAT</w:instrText>
        </w:r>
        <w:r w:rsidRPr="00DD2D54">
          <w:rPr>
            <w:rFonts w:eastAsiaTheme="minorHAnsi"/>
          </w:rPr>
          <w:fldChar w:fldCharType="separate"/>
        </w:r>
        <w:r w:rsidRPr="00DD2D54">
          <w:rPr>
            <w:rFonts w:eastAsiaTheme="minorHAnsi"/>
            <w:noProof/>
          </w:rPr>
          <w:t>(Sires 2017b, 2017a; Guerron Orejuela 2016)</w:t>
        </w:r>
        <w:r w:rsidRPr="00DD2D54">
          <w:rPr>
            <w:rFonts w:eastAsiaTheme="minorHAnsi"/>
          </w:rPr>
          <w:fldChar w:fldCharType="end"/>
        </w:r>
        <w:r w:rsidRPr="00DD2D54">
          <w:rPr>
            <w:rFonts w:eastAsiaTheme="minorHAnsi"/>
          </w:rPr>
          <w:t xml:space="preserve">. A final report on this project was completed in 2021 </w:t>
        </w:r>
        <w:r w:rsidRPr="00DD2D54">
          <w:rPr>
            <w:rFonts w:eastAsiaTheme="minorHAnsi"/>
          </w:rPr>
          <w:fldChar w:fldCharType="begin" w:fldLock="1"/>
        </w:r>
        <w:r w:rsidRPr="00DD2D54">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Pr="00DD2D54">
          <w:rPr>
            <w:rFonts w:eastAsiaTheme="minorHAnsi"/>
          </w:rPr>
          <w:fldChar w:fldCharType="separate"/>
        </w:r>
        <w:r w:rsidRPr="00DD2D54">
          <w:rPr>
            <w:rFonts w:eastAsiaTheme="minorHAnsi"/>
            <w:noProof/>
          </w:rPr>
          <w:t>(Meyer 2021)</w:t>
        </w:r>
        <w:r w:rsidRPr="00DD2D54">
          <w:rPr>
            <w:rFonts w:eastAsiaTheme="minorHAnsi"/>
          </w:rPr>
          <w:fldChar w:fldCharType="end"/>
        </w:r>
        <w:r w:rsidRPr="00DD2D54">
          <w:rPr>
            <w:rFonts w:eastAsiaTheme="minorHAnsi"/>
          </w:rPr>
          <w:t xml:space="preserve">. </w:t>
        </w:r>
        <w:commentRangeStart w:id="611"/>
        <w:r w:rsidRPr="00DD2D54">
          <w:rPr>
            <w:rFonts w:eastAsiaTheme="minorHAnsi"/>
          </w:rPr>
          <w:t xml:space="preserve">ADEC conducted a subsequent monitoring effort focused on dissolved metals in the main stem Kenai River in 2021-2022, which highlighted the value of incorporating additional sample QA/QC metrics to ensure accuracy </w:t>
        </w:r>
        <w:r w:rsidRPr="00DD2D54">
          <w:rPr>
            <w:rFonts w:eastAsiaTheme="minorHAnsi"/>
          </w:rPr>
          <w:fldChar w:fldCharType="begin" w:fldLock="1"/>
        </w:r>
        <w:r w:rsidRPr="00DD2D54">
          <w:rPr>
            <w:rFonts w:eastAsiaTheme="minorHAnsi"/>
          </w:rPr>
          <w:instrText>ADDIN paperpile_citation &lt;clusterId&gt;J184W244S534Q355&lt;/clusterId&gt;&lt;metadata&gt;&lt;citation&gt;&lt;id&gt;2840635b-28fc-47a7-9649-e3bcce11bb25&lt;/id&gt;&lt;/citation&gt;&lt;/metadata&gt;&lt;data&gt;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&lt;/data&gt; \* MERGEFORMAT</w:instrText>
        </w:r>
        <w:r w:rsidRPr="00DD2D54">
          <w:rPr>
            <w:rFonts w:eastAsiaTheme="minorHAnsi"/>
          </w:rPr>
          <w:fldChar w:fldCharType="separate"/>
        </w:r>
        <w:r w:rsidRPr="00DD2D54">
          <w:rPr>
            <w:rFonts w:eastAsiaTheme="minorHAnsi"/>
            <w:noProof/>
          </w:rPr>
          <w:t>(Apsens and Petitt 2022)</w:t>
        </w:r>
        <w:r w:rsidRPr="00DD2D54">
          <w:rPr>
            <w:rFonts w:eastAsiaTheme="minorHAnsi"/>
          </w:rPr>
          <w:fldChar w:fldCharType="end"/>
        </w:r>
        <w:r w:rsidRPr="0094526E">
          <w:rPr>
            <w:rFonts w:eastAsiaTheme="minorHAnsi"/>
          </w:rPr>
          <w:t>.</w:t>
        </w:r>
        <w:commentRangeEnd w:id="611"/>
        <w:r>
          <w:rPr>
            <w:rStyle w:val="CommentReference"/>
          </w:rPr>
          <w:commentReference w:id="611"/>
        </w:r>
      </w:ins>
    </w:p>
    <w:p w14:paraId="60E31B92" w14:textId="77777777" w:rsidR="00360D8F" w:rsidRDefault="00360D8F" w:rsidP="00360D8F">
      <w:pPr>
        <w:pStyle w:val="Heading2"/>
        <w:spacing w:line="240" w:lineRule="auto"/>
        <w:ind w:left="0" w:right="1753"/>
        <w:rPr>
          <w:b w:val="0"/>
          <w:bCs w:val="0"/>
          <w:i w:val="0"/>
        </w:rPr>
      </w:pPr>
      <w:bookmarkStart w:id="612" w:name="_Toc116644748"/>
      <w:bookmarkStart w:id="613" w:name="_Toc117087847"/>
      <w:bookmarkStart w:id="614" w:name="_Toc125960337"/>
      <w:bookmarkStart w:id="615" w:name="_Toc125983999"/>
      <w:bookmarkStart w:id="616" w:name="_Toc125984280"/>
      <w:bookmarkStart w:id="617" w:name="_Toc132032652"/>
    </w:p>
    <w:p w14:paraId="27CCD696" w14:textId="09ECEA3F" w:rsidR="008E4680" w:rsidRDefault="000A6FC9" w:rsidP="00360D8F">
      <w:pPr>
        <w:pStyle w:val="BodyText"/>
        <w:ind w:right="-90" w:firstLine="601"/>
        <w:rPr>
          <w:del w:id="618" w:author="Benjamin Meyer" w:date="2023-04-18T10:26:00Z"/>
        </w:rPr>
      </w:pPr>
      <w:ins w:id="619" w:author="Benjamin Meyer" w:date="2023-04-18T10:26:00Z">
        <w:r w:rsidRPr="009310B4">
          <w:rPr>
            <w:b/>
            <w:bCs/>
            <w:i/>
            <w:iCs/>
          </w:rPr>
          <w:t>Task A) Agency Monitoring Partnership to conduct baseline monitoring</w:t>
        </w:r>
      </w:ins>
      <w:del w:id="620" w:author="Benjamin Meyer" w:date="2023-04-18T10:26:00Z">
        <w:r w:rsidR="008E4680">
          <w:delText>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delText>
        </w:r>
      </w:del>
    </w:p>
    <w:p w14:paraId="7850F927" w14:textId="77777777" w:rsidR="008E4680" w:rsidRDefault="008E4680" w:rsidP="00360D8F">
      <w:pPr>
        <w:widowControl/>
        <w:adjustRightInd w:val="0"/>
        <w:ind w:right="-90" w:firstLine="720"/>
        <w:rPr>
          <w:del w:id="621" w:author="Benjamin Meyer" w:date="2023-04-18T10:26:00Z"/>
          <w:rFonts w:ascii="TimesNewRomanPSMT" w:eastAsiaTheme="minorHAnsi" w:hAnsi="TimesNewRomanPSMT" w:cs="TimesNewRomanPSMT"/>
          <w:sz w:val="24"/>
          <w:szCs w:val="24"/>
        </w:rPr>
      </w:pPr>
      <w:del w:id="622" w:author="Benjamin Meyer" w:date="2023-04-18T10:26:00Z">
        <w:r>
          <w:rPr>
            <w:rFonts w:ascii="TimesNewRomanPSMT" w:eastAsiaTheme="minorHAnsi" w:hAnsi="TimesNewRomanPSMT" w:cs="TimesNewRomanPSMT"/>
            <w:sz w:val="24"/>
            <w:szCs w:val="24"/>
          </w:rPr>
          <w:delText>There are three project elements of the Kenai River Watershed Forum’s Water Quality Monitoring Program</w:delText>
        </w:r>
      </w:del>
    </w:p>
    <w:p w14:paraId="55734401" w14:textId="77777777" w:rsidR="008E4680" w:rsidRDefault="008E4680" w:rsidP="00360D8F">
      <w:pPr>
        <w:widowControl/>
        <w:adjustRightInd w:val="0"/>
        <w:ind w:right="-90"/>
        <w:rPr>
          <w:del w:id="623" w:author="Benjamin Meyer" w:date="2023-04-18T10:26:00Z"/>
          <w:rFonts w:ascii="TimesNewRomanPSMT" w:eastAsiaTheme="minorHAnsi" w:hAnsi="TimesNewRomanPSMT" w:cs="TimesNewRomanPSMT"/>
          <w:sz w:val="24"/>
          <w:szCs w:val="24"/>
        </w:rPr>
      </w:pPr>
      <w:del w:id="624" w:author="Benjamin Meyer" w:date="2023-04-18T10:26:00Z">
        <w:r>
          <w:rPr>
            <w:rFonts w:ascii="TimesNewRomanPSMT" w:eastAsiaTheme="minorHAnsi" w:hAnsi="TimesNewRomanPSMT" w:cs="TimesNewRomanPSMT"/>
            <w:sz w:val="24"/>
            <w:szCs w:val="24"/>
          </w:rPr>
          <w:delText>described in this QAPP; A) Agency Baseline Monitoring Partnership. In V. 3. of this document the</w:delText>
        </w:r>
      </w:del>
    </w:p>
    <w:p w14:paraId="4204B780" w14:textId="77777777" w:rsidR="008E4680" w:rsidRDefault="008E4680" w:rsidP="00360D8F">
      <w:pPr>
        <w:widowControl/>
        <w:adjustRightInd w:val="0"/>
        <w:ind w:right="-90"/>
        <w:rPr>
          <w:del w:id="625" w:author="Benjamin Meyer" w:date="2023-04-18T10:26:00Z"/>
          <w:rFonts w:ascii="TimesNewRomanPSMT" w:eastAsiaTheme="minorHAnsi" w:hAnsi="TimesNewRomanPSMT" w:cs="TimesNewRomanPSMT"/>
          <w:sz w:val="24"/>
          <w:szCs w:val="24"/>
        </w:rPr>
      </w:pPr>
      <w:del w:id="626" w:author="Benjamin Meyer" w:date="2023-04-18T10:26:00Z">
        <w:r>
          <w:rPr>
            <w:rFonts w:ascii="TimesNewRomanPSMT" w:eastAsiaTheme="minorHAnsi" w:hAnsi="TimesNewRomanPSMT" w:cs="TimesNewRomanPSMT"/>
            <w:sz w:val="24"/>
            <w:szCs w:val="24"/>
          </w:rPr>
          <w:delText>following elements were removed as they are not currently being conducted: 1) Collection of specified</w:delText>
        </w:r>
      </w:del>
    </w:p>
    <w:p w14:paraId="4A007ADF" w14:textId="77777777" w:rsidR="008E4680" w:rsidRDefault="008E4680" w:rsidP="00360D8F">
      <w:pPr>
        <w:widowControl/>
        <w:adjustRightInd w:val="0"/>
        <w:ind w:right="-90"/>
        <w:rPr>
          <w:del w:id="627" w:author="Benjamin Meyer" w:date="2023-04-18T10:26:00Z"/>
          <w:rFonts w:ascii="TimesNewRomanPSMT" w:eastAsiaTheme="minorHAnsi" w:hAnsi="TimesNewRomanPSMT" w:cs="TimesNewRomanPSMT"/>
          <w:sz w:val="24"/>
          <w:szCs w:val="24"/>
        </w:rPr>
      </w:pPr>
      <w:del w:id="628" w:author="Benjamin Meyer" w:date="2023-04-18T10:26:00Z">
        <w:r>
          <w:rPr>
            <w:rFonts w:ascii="TimesNewRomanPSMT" w:eastAsiaTheme="minorHAnsi" w:hAnsi="TimesNewRomanPSMT" w:cs="TimesNewRomanPSMT"/>
            <w:sz w:val="24"/>
            <w:szCs w:val="24"/>
          </w:rPr>
          <w:delText>interval data with programmable Electronic Instruments, and 2) Stream Temperature Monitoring.</w:delText>
        </w:r>
      </w:del>
    </w:p>
    <w:p w14:paraId="0F76A0E5" w14:textId="77777777" w:rsidR="008E4680" w:rsidRDefault="008E4680" w:rsidP="00360D8F">
      <w:pPr>
        <w:widowControl/>
        <w:adjustRightInd w:val="0"/>
        <w:ind w:right="-90" w:firstLine="720"/>
        <w:rPr>
          <w:del w:id="629" w:author="Benjamin Meyer" w:date="2023-04-18T10:26:00Z"/>
          <w:rFonts w:ascii="TimesNewRomanPSMT" w:eastAsiaTheme="minorHAnsi" w:hAnsi="TimesNewRomanPSMT" w:cs="TimesNewRomanPSMT"/>
          <w:sz w:val="24"/>
          <w:szCs w:val="24"/>
        </w:rPr>
      </w:pPr>
      <w:del w:id="630" w:author="Benjamin Meyer" w:date="2023-04-18T10:26:00Z">
        <w:r>
          <w:rPr>
            <w:rFonts w:ascii="TimesNewRomanPSMT" w:eastAsiaTheme="minorHAnsi" w:hAnsi="TimesNewRomanPSMT" w:cs="TimesNewRomanPSMT"/>
            <w:sz w:val="24"/>
            <w:szCs w:val="24"/>
          </w:rPr>
          <w:delText>Continuous monitoring with electronic instruments was conducted by KWF in 2008 through 2012 on the</w:delText>
        </w:r>
      </w:del>
    </w:p>
    <w:p w14:paraId="55072989" w14:textId="77777777" w:rsidR="008E4680" w:rsidRDefault="008E4680" w:rsidP="00360D8F">
      <w:pPr>
        <w:widowControl/>
        <w:adjustRightInd w:val="0"/>
        <w:ind w:right="-90"/>
        <w:rPr>
          <w:del w:id="631" w:author="Benjamin Meyer" w:date="2023-04-18T10:26:00Z"/>
          <w:rFonts w:ascii="TimesNewRomanPSMT" w:eastAsiaTheme="minorHAnsi" w:hAnsi="TimesNewRomanPSMT" w:cs="TimesNewRomanPSMT"/>
          <w:sz w:val="24"/>
          <w:szCs w:val="24"/>
        </w:rPr>
      </w:pPr>
      <w:del w:id="632" w:author="Benjamin Meyer" w:date="2023-04-18T10:26:00Z">
        <w:r>
          <w:rPr>
            <w:rFonts w:ascii="TimesNewRomanPSMT" w:eastAsiaTheme="minorHAnsi" w:hAnsi="TimesNewRomanPSMT" w:cs="TimesNewRomanPSMT"/>
            <w:sz w:val="24"/>
            <w:szCs w:val="24"/>
          </w:rPr>
          <w:delText>lower Kenai River. Data was summarized in KWF 2012. Temperature monitoring was conducted in tributaries of the Kenai River by Cook Inlet Keeper (CIK) 2008 through 2012. Monitoring results were summarized in a series of working reports (CIK, 2009, 2010, 2012), and a synthesis report (CIK 2013). Detailed information about electronic instruments and stream temperature monitoring can be found in earlier versions of this QAPP (v.1 and v.2). Calibration information for the electronic instruments and temperatures monitors were retained in this version of the QAPP and can be found in the Appendices. Copies of the reports are available from DEC. These elements may be added to this QAPP in the future if needed.</w:delText>
        </w:r>
      </w:del>
    </w:p>
    <w:p w14:paraId="0ED15D64" w14:textId="77777777" w:rsidR="008E4680" w:rsidRDefault="008E4680" w:rsidP="00360D8F">
      <w:pPr>
        <w:widowControl/>
        <w:adjustRightInd w:val="0"/>
        <w:ind w:right="-90"/>
        <w:rPr>
          <w:del w:id="633" w:author="Benjamin Meyer" w:date="2023-04-18T10:26:00Z"/>
          <w:rFonts w:ascii="TimesNewRomanPSMT" w:eastAsiaTheme="minorHAnsi" w:hAnsi="TimesNewRomanPSMT" w:cs="TimesNewRomanPSMT"/>
          <w:sz w:val="20"/>
          <w:szCs w:val="20"/>
        </w:rPr>
      </w:pPr>
    </w:p>
    <w:p w14:paraId="10F87908" w14:textId="77777777" w:rsidR="008E4680" w:rsidRDefault="008E4680" w:rsidP="00360D8F">
      <w:pPr>
        <w:widowControl/>
        <w:adjustRightInd w:val="0"/>
        <w:ind w:right="-90"/>
        <w:rPr>
          <w:del w:id="634" w:author="Benjamin Meyer" w:date="2023-04-18T10:26:00Z"/>
          <w:rFonts w:ascii="TimesNewRomanPSMT" w:eastAsiaTheme="minorHAnsi" w:hAnsi="TimesNewRomanPSMT" w:cs="TimesNewRomanPSMT"/>
          <w:sz w:val="24"/>
          <w:szCs w:val="24"/>
        </w:rPr>
      </w:pPr>
      <w:del w:id="635" w:author="Benjamin Meyer" w:date="2023-04-18T10:26:00Z">
        <w:r>
          <w:rPr>
            <w:rFonts w:ascii="TimesNewRomanPSMT" w:eastAsiaTheme="minorHAnsi" w:hAnsi="TimesNewRomanPSMT" w:cs="TimesNewRomanPSMT"/>
            <w:sz w:val="24"/>
            <w:szCs w:val="24"/>
          </w:rPr>
          <w:delText>In 2018, a zinc and copper monitoring project was added to the KWF Water Quality Monitoring Program</w:delText>
        </w:r>
      </w:del>
    </w:p>
    <w:p w14:paraId="2747E81F" w14:textId="77777777" w:rsidR="008E4680" w:rsidRDefault="008E4680" w:rsidP="00360D8F">
      <w:pPr>
        <w:widowControl/>
        <w:adjustRightInd w:val="0"/>
        <w:ind w:right="-90"/>
        <w:rPr>
          <w:del w:id="636" w:author="Benjamin Meyer" w:date="2023-04-18T10:26:00Z"/>
          <w:rFonts w:ascii="TimesNewRomanPSMT" w:eastAsiaTheme="minorHAnsi" w:hAnsi="TimesNewRomanPSMT" w:cs="TimesNewRomanPSMT"/>
          <w:sz w:val="24"/>
          <w:szCs w:val="24"/>
        </w:rPr>
      </w:pPr>
      <w:del w:id="637" w:author="Benjamin Meyer" w:date="2023-04-18T10:26:00Z">
        <w:r>
          <w:rPr>
            <w:rFonts w:ascii="TimesNewRomanPSMT" w:eastAsiaTheme="minorHAnsi" w:hAnsi="TimesNewRomanPSMT" w:cs="TimesNewRomanPSMT"/>
            <w:sz w:val="24"/>
            <w:szCs w:val="24"/>
          </w:rPr>
          <w:delText>(Task B). This Alaska Clean Waters Action (ACWA) grant funded project was designed to monitor copper</w:delText>
        </w:r>
      </w:del>
    </w:p>
    <w:p w14:paraId="0CA0BA4B" w14:textId="77777777" w:rsidR="008E4680" w:rsidRDefault="008E4680" w:rsidP="00360D8F">
      <w:pPr>
        <w:widowControl/>
        <w:adjustRightInd w:val="0"/>
        <w:ind w:right="-90"/>
        <w:rPr>
          <w:del w:id="638" w:author="Benjamin Meyer" w:date="2023-04-18T10:26:00Z"/>
          <w:rFonts w:ascii="TimesNewRomanPSMT" w:eastAsiaTheme="minorHAnsi" w:hAnsi="TimesNewRomanPSMT" w:cs="TimesNewRomanPSMT"/>
          <w:sz w:val="24"/>
          <w:szCs w:val="24"/>
        </w:rPr>
      </w:pPr>
      <w:del w:id="639" w:author="Benjamin Meyer" w:date="2023-04-18T10:26:00Z">
        <w:r>
          <w:rPr>
            <w:rFonts w:ascii="TimesNewRomanPSMT" w:eastAsiaTheme="minorHAnsi" w:hAnsi="TimesNewRomanPSMT" w:cs="TimesNewRomanPSMT"/>
            <w:sz w:val="24"/>
            <w:szCs w:val="24"/>
          </w:rPr>
          <w:delText>and zinc levels in key locations on the Kenai River and its tributaries. This element was added in response to</w:delText>
        </w:r>
      </w:del>
    </w:p>
    <w:p w14:paraId="0D17783C" w14:textId="77777777" w:rsidR="008E4680" w:rsidRDefault="008E4680" w:rsidP="00360D8F">
      <w:pPr>
        <w:widowControl/>
        <w:adjustRightInd w:val="0"/>
        <w:ind w:right="-90"/>
        <w:rPr>
          <w:del w:id="640" w:author="Benjamin Meyer" w:date="2023-04-18T10:26:00Z"/>
          <w:rFonts w:ascii="TimesNewRomanPSMT" w:eastAsiaTheme="minorHAnsi" w:hAnsi="TimesNewRomanPSMT" w:cs="TimesNewRomanPSMT"/>
          <w:sz w:val="24"/>
          <w:szCs w:val="24"/>
        </w:rPr>
      </w:pPr>
      <w:del w:id="641" w:author="Benjamin Meyer" w:date="2023-04-18T10:26:00Z">
        <w:r>
          <w:rPr>
            <w:rFonts w:ascii="TimesNewRomanPSMT" w:eastAsiaTheme="minorHAnsi" w:hAnsi="TimesNewRomanPSMT" w:cs="TimesNewRomanPSMT"/>
            <w:sz w:val="24"/>
            <w:szCs w:val="24"/>
          </w:rPr>
          <w:delText>an observed increase in zinc and copper levels between 2014 and 2016 (KWF 2017, See Appendix K). This</w:delText>
        </w:r>
      </w:del>
    </w:p>
    <w:p w14:paraId="586C56FC" w14:textId="77777777" w:rsidR="008E4680" w:rsidRDefault="008E4680" w:rsidP="00360D8F">
      <w:pPr>
        <w:widowControl/>
        <w:adjustRightInd w:val="0"/>
        <w:ind w:right="-90"/>
        <w:rPr>
          <w:del w:id="642" w:author="Benjamin Meyer" w:date="2023-04-18T10:26:00Z"/>
          <w:rFonts w:ascii="TimesNewRomanPSMT" w:eastAsiaTheme="minorHAnsi" w:hAnsi="TimesNewRomanPSMT" w:cs="TimesNewRomanPSMT"/>
          <w:sz w:val="24"/>
          <w:szCs w:val="24"/>
        </w:rPr>
      </w:pPr>
      <w:del w:id="643" w:author="Benjamin Meyer" w:date="2023-04-18T10:26:00Z">
        <w:r>
          <w:rPr>
            <w:rFonts w:ascii="TimesNewRomanPSMT" w:eastAsiaTheme="minorHAnsi" w:hAnsi="TimesNewRomanPSMT" w:cs="TimesNewRomanPSMT"/>
            <w:sz w:val="24"/>
            <w:szCs w:val="24"/>
          </w:rPr>
          <w:delText>project is scheduled to occur in 2019 and 2020.</w:delText>
        </w:r>
      </w:del>
    </w:p>
    <w:p w14:paraId="4F51DC6F" w14:textId="77777777" w:rsidR="008E4680" w:rsidRDefault="008E4680" w:rsidP="00360D8F">
      <w:pPr>
        <w:widowControl/>
        <w:adjustRightInd w:val="0"/>
        <w:ind w:right="-90"/>
        <w:rPr>
          <w:del w:id="644" w:author="Benjamin Meyer" w:date="2023-04-18T10:26:00Z"/>
          <w:rFonts w:ascii="TimesNewRomanPSMT" w:eastAsiaTheme="minorHAnsi" w:hAnsi="TimesNewRomanPSMT" w:cs="TimesNewRomanPSMT"/>
          <w:sz w:val="24"/>
          <w:szCs w:val="24"/>
        </w:rPr>
      </w:pPr>
    </w:p>
    <w:p w14:paraId="128274D4" w14:textId="25DA4054" w:rsidR="008E4680" w:rsidRPr="00360D8F" w:rsidRDefault="008E4680" w:rsidP="00360D8F">
      <w:pPr>
        <w:pStyle w:val="Heading2"/>
        <w:spacing w:line="240" w:lineRule="auto"/>
        <w:ind w:left="0" w:right="-90"/>
      </w:pPr>
      <w:bookmarkStart w:id="645" w:name="_Toc132706045"/>
      <w:del w:id="646" w:author="Benjamin Meyer" w:date="2023-04-18T10:26:00Z">
        <w:r>
          <w:delText>Task A) Agency Monitoring Partnership to develop a baseline</w:delText>
        </w:r>
      </w:del>
      <w:r>
        <w:t xml:space="preserve"> </w:t>
      </w:r>
      <w:proofErr w:type="gramStart"/>
      <w:r>
        <w:t>for</w:t>
      </w:r>
      <w:proofErr w:type="gramEnd"/>
      <w:r>
        <w:t xml:space="preserve"> Nutrients, Dissolved </w:t>
      </w:r>
      <w:r w:rsidRPr="00360D8F">
        <w:t>Metals, Hydrocarbons, and Fecal Coliforms (Referred to as Agency Baseline hereafter</w:t>
      </w:r>
      <w:ins w:id="647" w:author="Benjamin Meyer" w:date="2023-04-18T10:26:00Z">
        <w:r w:rsidR="000A6FC9" w:rsidRPr="00360D8F">
          <w:rPr>
            <w:iCs/>
          </w:rPr>
          <w:t>)</w:t>
        </w:r>
      </w:ins>
      <w:bookmarkEnd w:id="612"/>
      <w:bookmarkEnd w:id="613"/>
      <w:bookmarkEnd w:id="614"/>
      <w:bookmarkEnd w:id="615"/>
      <w:bookmarkEnd w:id="616"/>
      <w:bookmarkEnd w:id="617"/>
      <w:bookmarkEnd w:id="645"/>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ins w:id="648" w:author="Benjamin Meyer" w:date="2023-04-18T10:26:00Z">
        <w:r w:rsidR="000A6FC9" w:rsidRPr="00360D8F">
          <w:t xml:space="preserve"> Advisory</w:t>
        </w:r>
      </w:ins>
      <w:r w:rsidRPr="00360D8F">
        <w:t xml:space="preserve"> Board and the agencies represented on that board to conduct sampling with the help of a professional environmental contractor</w:t>
      </w:r>
      <w:ins w:id="649" w:author="Benjamin Meyer" w:date="2023-04-18T10:26:00Z">
        <w:r w:rsidR="000A6FC9" w:rsidRPr="00360D8F">
          <w:rPr>
            <w:rStyle w:val="FootnoteReference"/>
          </w:rPr>
          <w:footnoteReference w:id="2"/>
        </w:r>
      </w:ins>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4C838278"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Work with the City of Soldotna to supplement this data with parameters that Soldotna’s wastewater treatment plant can analyze. (i.e. – total suspended solids, pH, fecal coliforms, turbidity and specific conductance,</w:t>
      </w:r>
      <w:r w:rsidRPr="00360D8F">
        <w:rPr>
          <w:spacing w:val="-1"/>
          <w:sz w:val="24"/>
          <w:szCs w:val="24"/>
        </w:rPr>
        <w:t xml:space="preserve"> </w:t>
      </w:r>
      <w:r w:rsidRPr="00360D8F">
        <w:rPr>
          <w:sz w:val="24"/>
          <w:szCs w:val="24"/>
        </w:rPr>
        <w:t>etc</w:t>
      </w:r>
      <w:ins w:id="652" w:author="Benjamin Meyer" w:date="2023-04-18T10:26:00Z">
        <w:r w:rsidR="000A6FC9" w:rsidRPr="00360D8F">
          <w:rPr>
            <w:sz w:val="24"/>
            <w:szCs w:val="24"/>
          </w:rPr>
          <w:t>.)</w:t>
        </w:r>
      </w:ins>
    </w:p>
    <w:p w14:paraId="0280420B" w14:textId="0CE58F48" w:rsidR="008E4680" w:rsidRPr="00360D8F" w:rsidRDefault="008E4680" w:rsidP="00360D8F">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ins w:id="653" w:author="Benjamin Meyer" w:date="2023-04-18T10:26:00Z">
        <w:r w:rsidR="000A6FC9" w:rsidRPr="00360D8F">
          <w:rPr>
            <w:sz w:val="24"/>
            <w:szCs w:val="24"/>
          </w:rPr>
          <w:fldChar w:fldCharType="begin"/>
        </w:r>
        <w:r w:rsidR="000A6FC9" w:rsidRPr="00360D8F">
          <w:rPr>
            <w:sz w:val="24"/>
            <w:szCs w:val="24"/>
          </w:rPr>
          <w:instrText xml:space="preserve"> REF _Ref125968456 \h  \* MERGEFORMAT </w:instrText>
        </w:r>
        <w:r w:rsidR="000A6FC9" w:rsidRPr="00360D8F">
          <w:rPr>
            <w:sz w:val="24"/>
            <w:szCs w:val="24"/>
          </w:rPr>
        </w:r>
        <w:r w:rsidR="000A6FC9" w:rsidRPr="00360D8F">
          <w:rPr>
            <w:sz w:val="24"/>
            <w:szCs w:val="24"/>
          </w:rPr>
          <w:fldChar w:fldCharType="separate"/>
        </w:r>
        <w:r w:rsidR="000A6FC9" w:rsidRPr="00360D8F">
          <w:rPr>
            <w:sz w:val="24"/>
            <w:szCs w:val="24"/>
          </w:rPr>
          <w:t xml:space="preserve">Table </w:t>
        </w:r>
        <w:r w:rsidR="000A6FC9" w:rsidRPr="00360D8F">
          <w:rPr>
            <w:noProof/>
            <w:sz w:val="24"/>
            <w:szCs w:val="24"/>
          </w:rPr>
          <w:t>8</w:t>
        </w:r>
        <w:r w:rsidR="000A6FC9" w:rsidRPr="00360D8F">
          <w:rPr>
            <w:sz w:val="24"/>
            <w:szCs w:val="24"/>
          </w:rPr>
          <w:fldChar w:fldCharType="end"/>
        </w:r>
      </w:ins>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ins w:id="654" w:author="Benjamin Meyer" w:date="2023-04-18T10:26:00Z">
        <w:r w:rsidR="000A6FC9" w:rsidRPr="00360D8F">
          <w:rPr>
            <w:sz w:val="24"/>
            <w:szCs w:val="24"/>
          </w:rPr>
          <w:t>)</w:t>
        </w:r>
      </w:ins>
    </w:p>
    <w:p w14:paraId="0D726083" w14:textId="00A35415" w:rsidR="008E4680" w:rsidRPr="00360D8F" w:rsidRDefault="008E4680" w:rsidP="00360D8F">
      <w:pPr>
        <w:pStyle w:val="ListParagraph"/>
        <w:numPr>
          <w:ilvl w:val="0"/>
          <w:numId w:val="1"/>
        </w:numPr>
        <w:tabs>
          <w:tab w:val="left" w:pos="539"/>
          <w:tab w:val="left" w:pos="540"/>
        </w:tabs>
        <w:spacing w:line="292" w:lineRule="exact"/>
        <w:ind w:left="540" w:right="-90" w:hanging="420"/>
        <w:rPr>
          <w:sz w:val="24"/>
          <w:szCs w:val="24"/>
        </w:rPr>
      </w:pPr>
      <w:r w:rsidRPr="00360D8F">
        <w:rPr>
          <w:sz w:val="24"/>
          <w:szCs w:val="24"/>
        </w:rPr>
        <w:t xml:space="preserve">Attain high quality data by </w:t>
      </w:r>
      <w:ins w:id="655" w:author="Benjamin Meyer" w:date="2023-04-18T10:26:00Z">
        <w:r w:rsidR="000A6FC9" w:rsidRPr="00360D8F">
          <w:rPr>
            <w:sz w:val="24"/>
            <w:szCs w:val="24"/>
          </w:rPr>
          <w:t xml:space="preserve">collecting samples in a manner that minimizes potential sample contamination and by </w:t>
        </w:r>
      </w:ins>
      <w:r w:rsidRPr="00360D8F">
        <w:rPr>
          <w:sz w:val="24"/>
          <w:szCs w:val="24"/>
        </w:rPr>
        <w:t>using a professional lab certified by ADEC for drinking water</w:t>
      </w:r>
      <w:r w:rsidRPr="00360D8F">
        <w:rPr>
          <w:spacing w:val="-15"/>
          <w:sz w:val="24"/>
          <w:szCs w:val="24"/>
        </w:rPr>
        <w:t xml:space="preserve"> </w:t>
      </w:r>
      <w:r w:rsidRPr="00360D8F">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t>Surface water quality parameters include; total metals</w:t>
      </w:r>
      <w:ins w:id="656" w:author="Benjamin Meyer" w:date="2023-04-18T10:26:00Z">
        <w:r w:rsidR="000A6FC9" w:rsidRPr="00360D8F">
          <w:rPr>
            <w:sz w:val="24"/>
            <w:szCs w:val="24"/>
          </w:rPr>
          <w:t xml:space="preserve"> (Cu, Fe, Hardness, and Zn),</w:t>
        </w:r>
      </w:ins>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lastRenderedPageBreak/>
        <w:t>nutrients</w:t>
      </w:r>
    </w:p>
    <w:p w14:paraId="24B8F1B3" w14:textId="5C661CE8" w:rsidR="000A6FC9" w:rsidRPr="00360D8F" w:rsidRDefault="008E4680" w:rsidP="00CD7519">
      <w:pPr>
        <w:pStyle w:val="ListParagraph"/>
        <w:numPr>
          <w:ilvl w:val="0"/>
          <w:numId w:val="39"/>
        </w:numPr>
        <w:tabs>
          <w:tab w:val="left" w:pos="840"/>
        </w:tabs>
        <w:ind w:right="-90"/>
        <w:contextualSpacing/>
        <w:rPr>
          <w:ins w:id="657" w:author="Benjamin Meyer" w:date="2023-04-18T10:26:00Z"/>
          <w:rFonts w:ascii="Symbol" w:hAnsi="Symbol"/>
          <w:sz w:val="24"/>
          <w:szCs w:val="24"/>
        </w:rPr>
      </w:pPr>
      <w:r w:rsidRPr="00360D8F">
        <w:rPr>
          <w:sz w:val="24"/>
          <w:szCs w:val="24"/>
        </w:rPr>
        <w:t xml:space="preserve">Physical parameters include; weather conditions, boat traffic, and </w:t>
      </w:r>
      <w:ins w:id="658" w:author="Benjamin Meyer" w:date="2023-04-18T10:26:00Z">
        <w:r w:rsidR="000A6FC9" w:rsidRPr="00360D8F">
          <w:rPr>
            <w:sz w:val="24"/>
            <w:szCs w:val="24"/>
          </w:rPr>
          <w:t xml:space="preserve">water temperature. </w:t>
        </w:r>
      </w:ins>
    </w:p>
    <w:p w14:paraId="661D258F" w14:textId="77777777" w:rsidR="000A6FC9" w:rsidRPr="00360D8F" w:rsidRDefault="000A6FC9" w:rsidP="00360D8F">
      <w:pPr>
        <w:tabs>
          <w:tab w:val="left" w:pos="840"/>
        </w:tabs>
        <w:ind w:right="-90"/>
        <w:rPr>
          <w:ins w:id="659" w:author="Benjamin Meyer" w:date="2023-04-18T10:26:00Z"/>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77777777" w:rsidR="008E4680" w:rsidRPr="00360D8F" w:rsidRDefault="008E4680" w:rsidP="00360D8F">
      <w:pPr>
        <w:pStyle w:val="ListParagraph"/>
        <w:numPr>
          <w:ilvl w:val="1"/>
          <w:numId w:val="1"/>
        </w:numPr>
        <w:tabs>
          <w:tab w:val="left" w:pos="839"/>
          <w:tab w:val="left" w:pos="840"/>
        </w:tabs>
        <w:spacing w:before="20"/>
        <w:ind w:right="-90"/>
        <w:rPr>
          <w:rFonts w:ascii="Symbol" w:hAnsi="Symbol"/>
          <w:sz w:val="24"/>
          <w:szCs w:val="24"/>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660" w:name="_Toc116644749"/>
    </w:p>
    <w:p w14:paraId="0736CE5F" w14:textId="77777777" w:rsidR="000A6FC9" w:rsidRPr="00360D8F" w:rsidRDefault="000A6FC9" w:rsidP="00360D8F">
      <w:pPr>
        <w:ind w:right="-90"/>
        <w:rPr>
          <w:ins w:id="661" w:author="Benjamin Meyer" w:date="2023-04-18T10:26:00Z"/>
          <w:sz w:val="24"/>
          <w:szCs w:val="24"/>
        </w:rPr>
      </w:pPr>
    </w:p>
    <w:p w14:paraId="5C97C9CF" w14:textId="77777777" w:rsidR="000A6FC9" w:rsidRPr="00360D8F" w:rsidRDefault="000A6FC9" w:rsidP="00360D8F">
      <w:pPr>
        <w:pStyle w:val="Heading3"/>
        <w:ind w:right="-90"/>
        <w:rPr>
          <w:ins w:id="662" w:author="Benjamin Meyer" w:date="2023-04-18T10:26:00Z"/>
          <w:iCs/>
        </w:rPr>
      </w:pPr>
      <w:bookmarkStart w:id="663" w:name="_Toc117087848"/>
      <w:bookmarkStart w:id="664" w:name="_Toc125960338"/>
      <w:bookmarkStart w:id="665" w:name="_Toc125984000"/>
      <w:bookmarkStart w:id="666" w:name="_Toc125984281"/>
      <w:bookmarkStart w:id="667" w:name="_Toc132032653"/>
      <w:bookmarkStart w:id="668" w:name="_Toc132706046"/>
      <w:commentRangeStart w:id="669"/>
      <w:ins w:id="670" w:author="Benjamin Meyer" w:date="2023-04-18T10:26:00Z">
        <w:r w:rsidRPr="00360D8F">
          <w:rPr>
            <w:rFonts w:ascii="Times New Roman" w:hAnsi="Times New Roman" w:cs="Times New Roman"/>
            <w:b/>
            <w:bCs/>
            <w:i/>
            <w:iCs/>
            <w:color w:val="auto"/>
          </w:rPr>
          <w:t>Task B) Collection of specified interval data with programmable Electronic Instruments</w:t>
        </w:r>
        <w:bookmarkEnd w:id="660"/>
        <w:bookmarkEnd w:id="663"/>
        <w:bookmarkEnd w:id="664"/>
        <w:bookmarkEnd w:id="665"/>
        <w:bookmarkEnd w:id="666"/>
        <w:bookmarkEnd w:id="667"/>
        <w:commentRangeEnd w:id="669"/>
        <w:r w:rsidRPr="00360D8F">
          <w:rPr>
            <w:rStyle w:val="CommentReference"/>
            <w:rFonts w:ascii="Times New Roman" w:eastAsia="Times New Roman" w:hAnsi="Times New Roman" w:cs="Times New Roman"/>
            <w:color w:val="auto"/>
            <w:sz w:val="24"/>
            <w:szCs w:val="24"/>
          </w:rPr>
          <w:commentReference w:id="669"/>
        </w:r>
        <w:bookmarkEnd w:id="668"/>
      </w:ins>
    </w:p>
    <w:p w14:paraId="4625E5FC" w14:textId="77777777" w:rsidR="000A6FC9" w:rsidRPr="00360D8F" w:rsidRDefault="000A6FC9" w:rsidP="00360D8F">
      <w:pPr>
        <w:pStyle w:val="BodyText"/>
        <w:ind w:right="-90"/>
        <w:rPr>
          <w:ins w:id="671" w:author="Benjamin Meyer" w:date="2023-04-18T10:26:00Z"/>
        </w:rPr>
      </w:pPr>
    </w:p>
    <w:p w14:paraId="36F4E1F1" w14:textId="77777777" w:rsidR="000A6FC9" w:rsidRPr="00360D8F" w:rsidRDefault="000A6FC9" w:rsidP="00360D8F">
      <w:pPr>
        <w:pStyle w:val="BodyText"/>
        <w:spacing w:line="274" w:lineRule="exact"/>
        <w:ind w:right="-90"/>
        <w:rPr>
          <w:ins w:id="672" w:author="Benjamin Meyer" w:date="2023-04-18T10:26:00Z"/>
          <w:u w:val="single"/>
        </w:rPr>
      </w:pPr>
      <w:ins w:id="673" w:author="Benjamin Meyer" w:date="2023-04-18T10:26:00Z">
        <w:r w:rsidRPr="00360D8F">
          <w:rPr>
            <w:u w:val="single"/>
          </w:rPr>
          <w:t>Narrative Task Description</w:t>
        </w:r>
      </w:ins>
    </w:p>
    <w:p w14:paraId="6B8CBBE1" w14:textId="77777777" w:rsidR="000A6FC9" w:rsidRPr="00360D8F" w:rsidRDefault="000A6FC9" w:rsidP="00360D8F">
      <w:pPr>
        <w:pStyle w:val="BodyText"/>
        <w:spacing w:line="274" w:lineRule="exact"/>
        <w:ind w:right="-90"/>
        <w:rPr>
          <w:ins w:id="674" w:author="Benjamin Meyer" w:date="2023-04-18T10:26:00Z"/>
          <w:u w:val="single"/>
        </w:rPr>
      </w:pPr>
      <w:ins w:id="675" w:author="Benjamin Meyer" w:date="2023-04-18T10:26:00Z">
        <w:r w:rsidRPr="00360D8F">
          <w:t xml:space="preserve">Maintain and deploy as needed instruments capable of recording time series of water quality parameters, e.g. water quality </w:t>
        </w:r>
        <w:proofErr w:type="spellStart"/>
        <w:r w:rsidRPr="00360D8F">
          <w:t>sondes</w:t>
        </w:r>
        <w:proofErr w:type="spellEnd"/>
        <w:r w:rsidRPr="00360D8F">
          <w:t xml:space="preserve">. Work with partners to identify projects where such monitoring is beneficial. Continuous monitoring with </w:t>
        </w:r>
        <w:proofErr w:type="spellStart"/>
        <w:r w:rsidRPr="00360D8F">
          <w:t>sondes</w:t>
        </w:r>
        <w:proofErr w:type="spellEnd"/>
        <w:r w:rsidRPr="00360D8F">
          <w:t xml:space="preserve"> is not currently part of the baseline water quality monitoring project, but will be conducted opportunistically as future needs are identified by stakeholders represented in the KRSMA advisory board and the project technical advisory committee.</w:t>
        </w:r>
      </w:ins>
    </w:p>
    <w:p w14:paraId="1110A512" w14:textId="77777777" w:rsidR="000A6FC9" w:rsidRPr="00360D8F" w:rsidRDefault="000A6FC9" w:rsidP="00360D8F">
      <w:pPr>
        <w:pStyle w:val="BodyText"/>
        <w:spacing w:line="274" w:lineRule="exact"/>
        <w:ind w:right="-90"/>
        <w:rPr>
          <w:ins w:id="676" w:author="Benjamin Meyer" w:date="2023-04-18T10:26:00Z"/>
        </w:rPr>
      </w:pPr>
    </w:p>
    <w:p w14:paraId="4699609B" w14:textId="77777777" w:rsidR="000A6FC9" w:rsidRPr="00360D8F" w:rsidRDefault="000A6FC9" w:rsidP="000A6FC9">
      <w:pPr>
        <w:pStyle w:val="BodyText"/>
        <w:rPr>
          <w:ins w:id="677" w:author="Benjamin Meyer" w:date="2023-04-18T10:26:00Z"/>
        </w:rPr>
      </w:pPr>
      <w:ins w:id="678" w:author="Benjamin Meyer" w:date="2023-04-18T10:26:00Z">
        <w:r w:rsidRPr="00360D8F">
          <w:rPr>
            <w:u w:val="single"/>
          </w:rPr>
          <w:t>Objectives</w:t>
        </w:r>
      </w:ins>
    </w:p>
    <w:p w14:paraId="051BF593" w14:textId="77777777" w:rsidR="000A6FC9" w:rsidRPr="00360D8F" w:rsidRDefault="000A6FC9" w:rsidP="000A6FC9">
      <w:pPr>
        <w:pStyle w:val="BodyText"/>
        <w:spacing w:line="274" w:lineRule="exact"/>
        <w:rPr>
          <w:ins w:id="679" w:author="Benjamin Meyer" w:date="2023-04-18T10:26:00Z"/>
        </w:rPr>
      </w:pPr>
    </w:p>
    <w:p w14:paraId="1CA8C506" w14:textId="77777777" w:rsidR="000A6FC9" w:rsidRPr="00360D8F" w:rsidRDefault="000A6FC9" w:rsidP="00CD7519">
      <w:pPr>
        <w:pStyle w:val="BodyText"/>
        <w:numPr>
          <w:ilvl w:val="0"/>
          <w:numId w:val="39"/>
        </w:numPr>
        <w:rPr>
          <w:ins w:id="680" w:author="Benjamin Meyer" w:date="2023-04-18T10:26:00Z"/>
        </w:rPr>
      </w:pPr>
      <w:ins w:id="681" w:author="Benjamin Meyer" w:date="2023-04-18T10:26:00Z">
        <w:r w:rsidRPr="00360D8F">
          <w:t xml:space="preserve">Maintain a collection of 8-10 water quality </w:t>
        </w:r>
        <w:proofErr w:type="spellStart"/>
        <w:r w:rsidRPr="00360D8F">
          <w:t>sondes</w:t>
        </w:r>
        <w:proofErr w:type="spellEnd"/>
        <w:r w:rsidRPr="00360D8F">
          <w:t xml:space="preserve"> capable of recording continuous parameters </w:t>
        </w:r>
      </w:ins>
    </w:p>
    <w:p w14:paraId="119B28A3" w14:textId="77777777" w:rsidR="000A6FC9" w:rsidRPr="00360D8F" w:rsidRDefault="000A6FC9" w:rsidP="00CD7519">
      <w:pPr>
        <w:pStyle w:val="BodyText"/>
        <w:numPr>
          <w:ilvl w:val="0"/>
          <w:numId w:val="39"/>
        </w:numPr>
        <w:ind w:right="704"/>
        <w:rPr>
          <w:ins w:id="682" w:author="Benjamin Meyer" w:date="2023-04-18T10:26:00Z"/>
        </w:rPr>
      </w:pPr>
      <w:ins w:id="683" w:author="Benjamin Meyer" w:date="2023-04-18T10:26:00Z">
        <w:r w:rsidRPr="00360D8F">
          <w:t>Work with agencies, NGOs, and citizens to identify locations where continuous monitoring of water quality parameters may be valuable. E.g.; invasive species treatments; developing areas, impacted water bodies.</w:t>
        </w:r>
      </w:ins>
    </w:p>
    <w:p w14:paraId="0872A433" w14:textId="77777777" w:rsidR="000A6FC9" w:rsidRPr="00360D8F" w:rsidRDefault="000A6FC9" w:rsidP="000A6FC9">
      <w:pPr>
        <w:pStyle w:val="BodyText"/>
        <w:ind w:right="704"/>
        <w:rPr>
          <w:ins w:id="684" w:author="Benjamin Meyer" w:date="2023-04-18T10:26:00Z"/>
        </w:rPr>
      </w:pPr>
    </w:p>
    <w:p w14:paraId="3111E7BC" w14:textId="77777777" w:rsidR="000A6FC9" w:rsidRDefault="000A6FC9" w:rsidP="000A6FC9">
      <w:pPr>
        <w:pStyle w:val="BodyText"/>
        <w:ind w:right="704"/>
        <w:rPr>
          <w:ins w:id="685" w:author="Benjamin Meyer" w:date="2023-04-18T10:26:00Z"/>
          <w:u w:val="single"/>
        </w:rPr>
      </w:pPr>
      <w:ins w:id="686" w:author="Benjamin Meyer" w:date="2023-04-18T10:26:00Z">
        <w:r>
          <w:rPr>
            <w:u w:val="single"/>
          </w:rPr>
          <w:t>Data Collection</w:t>
        </w:r>
      </w:ins>
    </w:p>
    <w:p w14:paraId="16F3DB69" w14:textId="77777777" w:rsidR="000A6FC9" w:rsidRDefault="000A6FC9" w:rsidP="000A6FC9">
      <w:pPr>
        <w:pStyle w:val="BodyText"/>
        <w:ind w:right="704"/>
        <w:rPr>
          <w:ins w:id="687" w:author="Benjamin Meyer" w:date="2023-04-18T10:26:00Z"/>
        </w:rPr>
      </w:pPr>
    </w:p>
    <w:p w14:paraId="243502E5" w14:textId="77777777" w:rsidR="000A6FC9" w:rsidRDefault="000A6FC9" w:rsidP="00CD7519">
      <w:pPr>
        <w:pStyle w:val="BodyText"/>
        <w:numPr>
          <w:ilvl w:val="0"/>
          <w:numId w:val="39"/>
        </w:numPr>
        <w:ind w:right="704"/>
        <w:rPr>
          <w:ins w:id="688" w:author="Benjamin Meyer" w:date="2023-04-18T10:26:00Z"/>
        </w:rPr>
      </w:pPr>
      <w:ins w:id="689" w:author="Benjamin Meyer" w:date="2023-04-18T10:26:00Z">
        <w:r>
          <w:t xml:space="preserve">Parameters monitored by </w:t>
        </w:r>
        <w:proofErr w:type="spellStart"/>
        <w:r>
          <w:t>sondes</w:t>
        </w:r>
        <w:proofErr w:type="spellEnd"/>
        <w:r>
          <w:t xml:space="preserve"> include pH, turbidity, conductivity, temperature, and dissolved oxygen</w:t>
        </w:r>
      </w:ins>
    </w:p>
    <w:p w14:paraId="20BCC410" w14:textId="77777777" w:rsidR="000A6FC9" w:rsidRDefault="000A6FC9" w:rsidP="00CD7519">
      <w:pPr>
        <w:pStyle w:val="BodyText"/>
        <w:numPr>
          <w:ilvl w:val="0"/>
          <w:numId w:val="39"/>
        </w:numPr>
        <w:ind w:right="704"/>
        <w:rPr>
          <w:ins w:id="690" w:author="Benjamin Meyer" w:date="2023-04-18T10:26:00Z"/>
        </w:rPr>
      </w:pPr>
      <w:proofErr w:type="spellStart"/>
      <w:ins w:id="691" w:author="Benjamin Meyer" w:date="2023-04-18T10:26:00Z">
        <w:r>
          <w:t>Sondes</w:t>
        </w:r>
        <w:proofErr w:type="spellEnd"/>
        <w:r>
          <w:t xml:space="preserve"> will be subject to pre and post deployment calibrations and checks for all parameters</w:t>
        </w:r>
      </w:ins>
    </w:p>
    <w:p w14:paraId="04BA6E7C" w14:textId="77777777" w:rsidR="000A6FC9" w:rsidRDefault="000A6FC9" w:rsidP="000A6FC9">
      <w:pPr>
        <w:pStyle w:val="BodyText"/>
        <w:ind w:right="704"/>
        <w:rPr>
          <w:ins w:id="692" w:author="Benjamin Meyer" w:date="2023-04-18T10:26:00Z"/>
        </w:rPr>
      </w:pPr>
    </w:p>
    <w:p w14:paraId="7F2D4842" w14:textId="77777777" w:rsidR="000A6FC9" w:rsidRDefault="000A6FC9" w:rsidP="000A6FC9">
      <w:pPr>
        <w:pStyle w:val="BodyText"/>
        <w:ind w:right="704"/>
        <w:rPr>
          <w:ins w:id="693" w:author="Benjamin Meyer" w:date="2023-04-18T10:26:00Z"/>
        </w:rPr>
      </w:pPr>
      <w:ins w:id="694" w:author="Benjamin Meyer" w:date="2023-04-18T10:26:00Z">
        <w:r w:rsidRPr="00FA268F">
          <w:rPr>
            <w:u w:val="single"/>
          </w:rPr>
          <w:t>Schedule</w:t>
        </w:r>
      </w:ins>
    </w:p>
    <w:p w14:paraId="073A1B8B" w14:textId="77777777" w:rsidR="000A6FC9" w:rsidRDefault="000A6FC9" w:rsidP="000A6FC9">
      <w:pPr>
        <w:pStyle w:val="BodyText"/>
        <w:ind w:right="704"/>
        <w:rPr>
          <w:ins w:id="695" w:author="Benjamin Meyer" w:date="2023-04-18T10:26:00Z"/>
        </w:rPr>
      </w:pPr>
    </w:p>
    <w:p w14:paraId="5B3F57DF" w14:textId="77777777" w:rsidR="000A6FC9" w:rsidRDefault="000A6FC9" w:rsidP="00CD7519">
      <w:pPr>
        <w:pStyle w:val="BodyText"/>
        <w:numPr>
          <w:ilvl w:val="0"/>
          <w:numId w:val="39"/>
        </w:numPr>
        <w:ind w:right="704"/>
        <w:rPr>
          <w:ins w:id="696" w:author="Benjamin Meyer" w:date="2023-04-18T10:26:00Z"/>
        </w:rPr>
      </w:pPr>
      <w:ins w:id="697" w:author="Benjamin Meyer" w:date="2023-04-18T10:26:00Z">
        <w:r>
          <w:t>Fieldwork will be executed based on funding opportunities and local need</w:t>
        </w:r>
      </w:ins>
    </w:p>
    <w:p w14:paraId="281ADE94" w14:textId="77777777" w:rsidR="000A6FC9" w:rsidRDefault="000A6FC9" w:rsidP="00CD7519">
      <w:pPr>
        <w:pStyle w:val="BodyText"/>
        <w:numPr>
          <w:ilvl w:val="0"/>
          <w:numId w:val="39"/>
        </w:numPr>
        <w:rPr>
          <w:ins w:id="698" w:author="Benjamin Meyer" w:date="2023-04-18T10:26:00Z"/>
        </w:rPr>
      </w:pPr>
      <w:proofErr w:type="spellStart"/>
      <w:ins w:id="699" w:author="Benjamin Meyer" w:date="2023-04-18T10:26:00Z">
        <w:r>
          <w:t>Sondes</w:t>
        </w:r>
        <w:proofErr w:type="spellEnd"/>
        <w:r>
          <w:t xml:space="preserve"> will be returned to the manufacturer for bench calibration as needed depending on annual usage</w:t>
        </w:r>
      </w:ins>
    </w:p>
    <w:p w14:paraId="29D9A211" w14:textId="77777777" w:rsidR="000A6FC9" w:rsidRDefault="000A6FC9" w:rsidP="000A6FC9">
      <w:pPr>
        <w:pStyle w:val="BodyText"/>
        <w:ind w:right="704"/>
        <w:rPr>
          <w:ins w:id="700" w:author="Benjamin Meyer" w:date="2023-04-18T10:26:00Z"/>
        </w:rPr>
      </w:pPr>
    </w:p>
    <w:p w14:paraId="1D2B38E6" w14:textId="77777777" w:rsidR="000A6FC9" w:rsidRDefault="000A6FC9" w:rsidP="000A6FC9">
      <w:pPr>
        <w:pStyle w:val="BodyText"/>
        <w:ind w:right="704"/>
        <w:rPr>
          <w:ins w:id="701" w:author="Benjamin Meyer" w:date="2023-04-18T10:26:00Z"/>
        </w:rPr>
      </w:pPr>
      <w:ins w:id="702" w:author="Benjamin Meyer" w:date="2023-04-18T10:26:00Z">
        <w:r>
          <w:t xml:space="preserve">See Appendix H for further details on </w:t>
        </w:r>
        <w:proofErr w:type="spellStart"/>
        <w:r>
          <w:t>Hydrolab</w:t>
        </w:r>
        <w:proofErr w:type="spellEnd"/>
        <w:r>
          <w:t xml:space="preserve"> Calibration</w:t>
        </w:r>
      </w:ins>
    </w:p>
    <w:p w14:paraId="1E32976A" w14:textId="77777777" w:rsidR="000A6FC9" w:rsidRPr="00E946A5" w:rsidRDefault="000A6FC9" w:rsidP="000A6FC9">
      <w:pPr>
        <w:widowControl/>
        <w:adjustRightInd w:val="0"/>
        <w:rPr>
          <w:ins w:id="703" w:author="Benjamin Meyer" w:date="2023-04-18T10:26:00Z"/>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ns w:id="704" w:author="Benjamin Meyer" w:date="2023-04-18T10:26:00Z"/>
          <w:iCs/>
        </w:rPr>
      </w:pPr>
      <w:bookmarkStart w:id="705" w:name="_Toc116644750"/>
      <w:bookmarkStart w:id="706" w:name="_Toc117087849"/>
      <w:bookmarkStart w:id="707" w:name="_Toc125960339"/>
      <w:bookmarkStart w:id="708" w:name="_Toc125984001"/>
      <w:bookmarkStart w:id="709" w:name="_Toc125984282"/>
      <w:bookmarkStart w:id="710" w:name="_Toc132032654"/>
      <w:bookmarkStart w:id="711" w:name="_Toc132706047"/>
      <w:commentRangeStart w:id="712"/>
      <w:ins w:id="713" w:author="Benjamin Meyer" w:date="2023-04-18T10:26:00Z">
        <w:r w:rsidRPr="009310B4">
          <w:rPr>
            <w:rFonts w:ascii="Times New Roman" w:hAnsi="Times New Roman" w:cs="Times New Roman"/>
            <w:b/>
            <w:bCs/>
            <w:i/>
            <w:iCs/>
            <w:color w:val="auto"/>
          </w:rPr>
          <w:t>Task C) Stream Temperature Monitoring</w:t>
        </w:r>
        <w:bookmarkEnd w:id="705"/>
        <w:bookmarkEnd w:id="706"/>
        <w:bookmarkEnd w:id="707"/>
        <w:bookmarkEnd w:id="708"/>
        <w:bookmarkEnd w:id="709"/>
        <w:bookmarkEnd w:id="710"/>
        <w:commentRangeEnd w:id="712"/>
        <w:r>
          <w:rPr>
            <w:rStyle w:val="CommentReference"/>
            <w:rFonts w:ascii="Times New Roman" w:eastAsia="Times New Roman" w:hAnsi="Times New Roman" w:cs="Times New Roman"/>
            <w:color w:val="auto"/>
          </w:rPr>
          <w:commentReference w:id="712"/>
        </w:r>
        <w:bookmarkEnd w:id="711"/>
      </w:ins>
    </w:p>
    <w:p w14:paraId="6C02D86A" w14:textId="77777777" w:rsidR="000A6FC9" w:rsidRPr="00E946A5" w:rsidRDefault="000A6FC9" w:rsidP="000A6FC9">
      <w:pPr>
        <w:rPr>
          <w:ins w:id="714" w:author="Benjamin Meyer" w:date="2023-04-18T10:26:00Z"/>
          <w:sz w:val="24"/>
          <w:szCs w:val="24"/>
        </w:rPr>
      </w:pPr>
    </w:p>
    <w:p w14:paraId="443541E9" w14:textId="77777777" w:rsidR="000A6FC9" w:rsidRPr="00E946A5" w:rsidRDefault="000A6FC9" w:rsidP="000A6FC9">
      <w:pPr>
        <w:pStyle w:val="BodyText"/>
        <w:spacing w:line="274" w:lineRule="exact"/>
        <w:rPr>
          <w:ins w:id="715" w:author="Benjamin Meyer" w:date="2023-04-18T10:26:00Z"/>
          <w:u w:val="single"/>
        </w:rPr>
      </w:pPr>
      <w:ins w:id="716" w:author="Benjamin Meyer" w:date="2023-04-18T10:26:00Z">
        <w:r w:rsidRPr="00E946A5">
          <w:rPr>
            <w:u w:val="single"/>
          </w:rPr>
          <w:t>Narrative Task Description</w:t>
        </w:r>
      </w:ins>
    </w:p>
    <w:p w14:paraId="4A2E5498" w14:textId="77777777" w:rsidR="000A6FC9" w:rsidRPr="00E946A5" w:rsidRDefault="000A6FC9" w:rsidP="000A6FC9">
      <w:pPr>
        <w:rPr>
          <w:ins w:id="717" w:author="Benjamin Meyer" w:date="2023-04-18T10:26:00Z"/>
          <w:sz w:val="24"/>
          <w:szCs w:val="24"/>
        </w:rPr>
      </w:pPr>
      <w:ins w:id="718" w:author="Benjamin Meyer" w:date="2023-04-18T10:26:00Z">
        <w:r w:rsidRPr="00E946A5">
          <w:rPr>
            <w:sz w:val="24"/>
            <w:szCs w:val="24"/>
          </w:rPr>
          <w:t xml:space="preserve">Maintain </w:t>
        </w:r>
        <w:r>
          <w:rPr>
            <w:sz w:val="24"/>
            <w:szCs w:val="24"/>
          </w:rPr>
          <w:t xml:space="preserve">stream temperature monitoring sites in perpetuity at six sites in the lower Kenai River and </w:t>
        </w:r>
        <w:proofErr w:type="spellStart"/>
        <w:r>
          <w:rPr>
            <w:sz w:val="24"/>
            <w:szCs w:val="24"/>
          </w:rPr>
          <w:t>Kasilof</w:t>
        </w:r>
        <w:proofErr w:type="spellEnd"/>
        <w:r>
          <w:rPr>
            <w:sz w:val="24"/>
            <w:szCs w:val="24"/>
          </w:rPr>
          <w:t xml:space="preserve"> River areas, and at other sites as needed by new projects</w:t>
        </w:r>
      </w:ins>
    </w:p>
    <w:p w14:paraId="6E7039F6" w14:textId="77777777" w:rsidR="000A6FC9" w:rsidRPr="00E946A5" w:rsidRDefault="000A6FC9" w:rsidP="000A6FC9">
      <w:pPr>
        <w:rPr>
          <w:ins w:id="719" w:author="Benjamin Meyer" w:date="2023-04-18T10:26:00Z"/>
          <w:sz w:val="24"/>
          <w:szCs w:val="24"/>
        </w:rPr>
      </w:pPr>
    </w:p>
    <w:p w14:paraId="626C7E0A" w14:textId="77777777" w:rsidR="000A6FC9" w:rsidRDefault="000A6FC9" w:rsidP="000A6FC9">
      <w:pPr>
        <w:pStyle w:val="BodyText"/>
        <w:rPr>
          <w:ins w:id="720" w:author="Benjamin Meyer" w:date="2023-04-18T10:26:00Z"/>
          <w:u w:val="single"/>
        </w:rPr>
      </w:pPr>
      <w:ins w:id="721" w:author="Benjamin Meyer" w:date="2023-04-18T10:26:00Z">
        <w:r w:rsidRPr="00E946A5">
          <w:rPr>
            <w:u w:val="single"/>
          </w:rPr>
          <w:t>Objectives</w:t>
        </w:r>
      </w:ins>
    </w:p>
    <w:p w14:paraId="772C2038" w14:textId="77777777" w:rsidR="000A6FC9" w:rsidRDefault="000A6FC9" w:rsidP="000A6FC9">
      <w:pPr>
        <w:pStyle w:val="BodyText"/>
        <w:rPr>
          <w:ins w:id="722" w:author="Benjamin Meyer" w:date="2023-04-18T10:26:00Z"/>
        </w:rPr>
      </w:pPr>
    </w:p>
    <w:p w14:paraId="72DCF555" w14:textId="77777777" w:rsidR="000A6FC9" w:rsidRDefault="000A6FC9" w:rsidP="00CD7519">
      <w:pPr>
        <w:pStyle w:val="BodyText"/>
        <w:numPr>
          <w:ilvl w:val="0"/>
          <w:numId w:val="40"/>
        </w:numPr>
        <w:rPr>
          <w:ins w:id="723" w:author="Benjamin Meyer" w:date="2023-04-18T10:26:00Z"/>
        </w:rPr>
      </w:pPr>
      <w:ins w:id="724" w:author="Benjamin Meyer" w:date="2023-04-18T10:26:00Z">
        <w:r>
          <w:t>Perform site visits at the six long-term stream temperature monitoring sites a minimum of twice annually</w:t>
        </w:r>
      </w:ins>
    </w:p>
    <w:p w14:paraId="21BCBAC9" w14:textId="77777777" w:rsidR="000A6FC9" w:rsidRDefault="000A6FC9" w:rsidP="00CD7519">
      <w:pPr>
        <w:pStyle w:val="BodyText"/>
        <w:numPr>
          <w:ilvl w:val="1"/>
          <w:numId w:val="40"/>
        </w:numPr>
        <w:rPr>
          <w:ins w:id="725" w:author="Benjamin Meyer" w:date="2023-04-18T10:26:00Z"/>
        </w:rPr>
      </w:pPr>
      <w:ins w:id="726" w:author="Benjamin Meyer" w:date="2023-04-18T10:26:00Z">
        <w:r>
          <w:t>Moose River</w:t>
        </w:r>
      </w:ins>
    </w:p>
    <w:p w14:paraId="60568310" w14:textId="77777777" w:rsidR="000A6FC9" w:rsidRDefault="000A6FC9" w:rsidP="00CD7519">
      <w:pPr>
        <w:pStyle w:val="BodyText"/>
        <w:numPr>
          <w:ilvl w:val="1"/>
          <w:numId w:val="40"/>
        </w:numPr>
        <w:rPr>
          <w:ins w:id="727" w:author="Benjamin Meyer" w:date="2023-04-18T10:26:00Z"/>
        </w:rPr>
      </w:pPr>
      <w:ins w:id="728" w:author="Benjamin Meyer" w:date="2023-04-18T10:26:00Z">
        <w:r>
          <w:t>Funny River</w:t>
        </w:r>
      </w:ins>
    </w:p>
    <w:p w14:paraId="71EEF90A" w14:textId="77777777" w:rsidR="000A6FC9" w:rsidRDefault="000A6FC9" w:rsidP="00CD7519">
      <w:pPr>
        <w:pStyle w:val="BodyText"/>
        <w:numPr>
          <w:ilvl w:val="1"/>
          <w:numId w:val="40"/>
        </w:numPr>
        <w:rPr>
          <w:ins w:id="729" w:author="Benjamin Meyer" w:date="2023-04-18T10:26:00Z"/>
        </w:rPr>
      </w:pPr>
      <w:ins w:id="730" w:author="Benjamin Meyer" w:date="2023-04-18T10:26:00Z">
        <w:r>
          <w:lastRenderedPageBreak/>
          <w:t>Soldotna Creek</w:t>
        </w:r>
      </w:ins>
    </w:p>
    <w:p w14:paraId="77D4FAFA" w14:textId="77777777" w:rsidR="000A6FC9" w:rsidRDefault="000A6FC9" w:rsidP="00CD7519">
      <w:pPr>
        <w:pStyle w:val="BodyText"/>
        <w:numPr>
          <w:ilvl w:val="1"/>
          <w:numId w:val="40"/>
        </w:numPr>
        <w:rPr>
          <w:ins w:id="731" w:author="Benjamin Meyer" w:date="2023-04-18T10:26:00Z"/>
        </w:rPr>
      </w:pPr>
      <w:proofErr w:type="spellStart"/>
      <w:ins w:id="732" w:author="Benjamin Meyer" w:date="2023-04-18T10:26:00Z">
        <w:r>
          <w:t>Slikok</w:t>
        </w:r>
        <w:proofErr w:type="spellEnd"/>
        <w:r>
          <w:t xml:space="preserve"> Creek</w:t>
        </w:r>
      </w:ins>
    </w:p>
    <w:p w14:paraId="40AD3CE2" w14:textId="77777777" w:rsidR="000A6FC9" w:rsidRDefault="000A6FC9" w:rsidP="00CD7519">
      <w:pPr>
        <w:pStyle w:val="BodyText"/>
        <w:numPr>
          <w:ilvl w:val="1"/>
          <w:numId w:val="40"/>
        </w:numPr>
        <w:rPr>
          <w:ins w:id="733" w:author="Benjamin Meyer" w:date="2023-04-18T10:26:00Z"/>
        </w:rPr>
      </w:pPr>
      <w:ins w:id="734" w:author="Benjamin Meyer" w:date="2023-04-18T10:26:00Z">
        <w:r>
          <w:t>Beaver Creek</w:t>
        </w:r>
      </w:ins>
    </w:p>
    <w:p w14:paraId="510591E0" w14:textId="77777777" w:rsidR="000A6FC9" w:rsidRDefault="000A6FC9" w:rsidP="00CD7519">
      <w:pPr>
        <w:pStyle w:val="BodyText"/>
        <w:numPr>
          <w:ilvl w:val="1"/>
          <w:numId w:val="40"/>
        </w:numPr>
        <w:rPr>
          <w:ins w:id="735" w:author="Benjamin Meyer" w:date="2023-04-18T10:26:00Z"/>
        </w:rPr>
      </w:pPr>
      <w:ins w:id="736" w:author="Benjamin Meyer" w:date="2023-04-18T10:26:00Z">
        <w:r>
          <w:t>Crooked Creek</w:t>
        </w:r>
      </w:ins>
    </w:p>
    <w:p w14:paraId="5DBA2E2B" w14:textId="77777777" w:rsidR="000A6FC9" w:rsidRDefault="000A6FC9" w:rsidP="000A6FC9">
      <w:pPr>
        <w:pStyle w:val="BodyText"/>
        <w:rPr>
          <w:ins w:id="737" w:author="Benjamin Meyer" w:date="2023-04-18T10:26:00Z"/>
        </w:rPr>
      </w:pPr>
    </w:p>
    <w:p w14:paraId="4A8A01C2" w14:textId="77777777" w:rsidR="000A6FC9" w:rsidRPr="00E946A5" w:rsidRDefault="000A6FC9" w:rsidP="00CD7519">
      <w:pPr>
        <w:pStyle w:val="BodyText"/>
        <w:numPr>
          <w:ilvl w:val="0"/>
          <w:numId w:val="40"/>
        </w:numPr>
        <w:rPr>
          <w:ins w:id="738" w:author="Benjamin Meyer" w:date="2023-04-18T10:26:00Z"/>
        </w:rPr>
      </w:pPr>
      <w:ins w:id="739" w:author="Benjamin Meyer" w:date="2023-04-18T10:26:00Z">
        <w:r>
          <w:t xml:space="preserve">Apply the highest available standards for field site management and data curation (as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w:t>
        </w:r>
      </w:ins>
    </w:p>
    <w:p w14:paraId="2B725D06" w14:textId="77777777" w:rsidR="000A6FC9" w:rsidRPr="00E946A5" w:rsidRDefault="000A6FC9" w:rsidP="000A6FC9">
      <w:pPr>
        <w:rPr>
          <w:ins w:id="740" w:author="Benjamin Meyer" w:date="2023-04-18T10:26:00Z"/>
          <w:sz w:val="24"/>
          <w:szCs w:val="24"/>
        </w:rPr>
      </w:pPr>
    </w:p>
    <w:p w14:paraId="5D677815" w14:textId="77777777" w:rsidR="000A6FC9" w:rsidRPr="00E946A5" w:rsidRDefault="000A6FC9" w:rsidP="000A6FC9">
      <w:pPr>
        <w:rPr>
          <w:ins w:id="741" w:author="Benjamin Meyer" w:date="2023-04-18T10:26:00Z"/>
          <w:sz w:val="24"/>
          <w:szCs w:val="24"/>
        </w:rPr>
      </w:pPr>
      <w:ins w:id="742" w:author="Benjamin Meyer" w:date="2023-04-18T10:26:00Z">
        <w:r w:rsidRPr="00E946A5">
          <w:rPr>
            <w:sz w:val="24"/>
            <w:szCs w:val="24"/>
            <w:u w:val="single"/>
          </w:rPr>
          <w:t>Data Collection</w:t>
        </w:r>
      </w:ins>
    </w:p>
    <w:p w14:paraId="6576B3B7" w14:textId="77777777" w:rsidR="000A6FC9" w:rsidRDefault="000A6FC9" w:rsidP="000A6FC9">
      <w:pPr>
        <w:pStyle w:val="AppendixSubheadings"/>
        <w:rPr>
          <w:ins w:id="743" w:author="Benjamin Meyer" w:date="2023-04-18T10:26:00Z"/>
          <w:sz w:val="24"/>
          <w:szCs w:val="24"/>
        </w:rPr>
      </w:pPr>
    </w:p>
    <w:p w14:paraId="15D95783" w14:textId="77777777" w:rsidR="000A6FC9" w:rsidRDefault="000A6FC9" w:rsidP="00CD7519">
      <w:pPr>
        <w:pStyle w:val="AppendixSubheadings"/>
        <w:numPr>
          <w:ilvl w:val="0"/>
          <w:numId w:val="41"/>
        </w:numPr>
        <w:rPr>
          <w:ins w:id="744" w:author="Benjamin Meyer" w:date="2023-04-18T10:26:00Z"/>
          <w:sz w:val="24"/>
          <w:szCs w:val="24"/>
        </w:rPr>
      </w:pPr>
      <w:bookmarkStart w:id="745" w:name="_Toc125960340"/>
      <w:bookmarkStart w:id="746" w:name="_Toc125984283"/>
      <w:bookmarkStart w:id="747" w:name="_Toc132032655"/>
      <w:ins w:id="748" w:author="Benjamin Meyer" w:date="2023-04-18T10:26:00Z">
        <w:r>
          <w:rPr>
            <w:sz w:val="24"/>
            <w:szCs w:val="24"/>
          </w:rPr>
          <w:t>Record year-round continuous time series of water temperature using programmed electronic instruments</w:t>
        </w:r>
        <w:bookmarkEnd w:id="745"/>
        <w:bookmarkEnd w:id="746"/>
        <w:bookmarkEnd w:id="747"/>
      </w:ins>
    </w:p>
    <w:p w14:paraId="4DFF02DF" w14:textId="77777777" w:rsidR="000A6FC9" w:rsidRPr="00E946A5" w:rsidRDefault="000A6FC9" w:rsidP="000A6FC9">
      <w:pPr>
        <w:pStyle w:val="AppendixSubheadings"/>
        <w:rPr>
          <w:ins w:id="749" w:author="Benjamin Meyer" w:date="2023-04-18T10:26:00Z"/>
          <w:sz w:val="24"/>
          <w:szCs w:val="24"/>
        </w:rPr>
      </w:pPr>
    </w:p>
    <w:p w14:paraId="4B1E0D63" w14:textId="77777777" w:rsidR="000A6FC9" w:rsidRPr="00E946A5" w:rsidRDefault="000A6FC9" w:rsidP="000A6FC9">
      <w:pPr>
        <w:pStyle w:val="BodyText"/>
        <w:ind w:right="704"/>
        <w:rPr>
          <w:ins w:id="750" w:author="Benjamin Meyer" w:date="2023-04-18T10:26:00Z"/>
        </w:rPr>
      </w:pPr>
      <w:ins w:id="751" w:author="Benjamin Meyer" w:date="2023-04-18T10:26:00Z">
        <w:r w:rsidRPr="00E946A5">
          <w:rPr>
            <w:u w:val="single"/>
          </w:rPr>
          <w:t>Schedule</w:t>
        </w:r>
      </w:ins>
    </w:p>
    <w:p w14:paraId="5AF469C7" w14:textId="77777777" w:rsidR="000A6FC9" w:rsidRPr="00E946A5" w:rsidRDefault="000A6FC9" w:rsidP="000A6FC9">
      <w:pPr>
        <w:pStyle w:val="AppendixSubheadings"/>
        <w:rPr>
          <w:ins w:id="752" w:author="Benjamin Meyer" w:date="2023-04-18T10:26:00Z"/>
          <w:sz w:val="24"/>
          <w:szCs w:val="24"/>
        </w:rPr>
      </w:pPr>
    </w:p>
    <w:p w14:paraId="6D8AD6D3" w14:textId="77777777" w:rsidR="000A6FC9" w:rsidRPr="00E3768F" w:rsidRDefault="000A6FC9" w:rsidP="00CD7519">
      <w:pPr>
        <w:pStyle w:val="AppendixSubheadings"/>
        <w:numPr>
          <w:ilvl w:val="0"/>
          <w:numId w:val="41"/>
        </w:numPr>
        <w:rPr>
          <w:ins w:id="753" w:author="Benjamin Meyer" w:date="2023-04-18T10:26:00Z"/>
          <w:sz w:val="24"/>
          <w:szCs w:val="24"/>
        </w:rPr>
      </w:pPr>
      <w:bookmarkStart w:id="754" w:name="_Toc125960341"/>
      <w:bookmarkStart w:id="755" w:name="_Toc125984284"/>
      <w:bookmarkStart w:id="756" w:name="_Toc132032656"/>
      <w:ins w:id="757" w:author="Benjamin Meyer" w:date="2023-04-18T10:26:00Z">
        <w:r>
          <w:rPr>
            <w:sz w:val="24"/>
            <w:szCs w:val="24"/>
          </w:rPr>
          <w:t>Site visits to locations with water temperature loggers will be visited a minimum of biannually, typically once in early summer (May/June) and once in Fall (September/ October)</w:t>
        </w:r>
        <w:bookmarkEnd w:id="754"/>
        <w:bookmarkEnd w:id="755"/>
        <w:bookmarkEnd w:id="756"/>
      </w:ins>
    </w:p>
    <w:p w14:paraId="02604D33" w14:textId="77777777" w:rsidR="000A6FC9" w:rsidRDefault="000A6FC9" w:rsidP="000A6FC9">
      <w:pPr>
        <w:rPr>
          <w:ins w:id="758" w:author="Benjamin Meyer" w:date="2023-04-18T10:26:00Z"/>
        </w:rPr>
      </w:pPr>
    </w:p>
    <w:p w14:paraId="437E4A69" w14:textId="77777777" w:rsidR="000A6FC9" w:rsidRDefault="000A6FC9" w:rsidP="000A6FC9">
      <w:pPr>
        <w:pStyle w:val="BodyText"/>
        <w:ind w:right="704"/>
        <w:rPr>
          <w:ins w:id="759" w:author="Benjamin Meyer" w:date="2023-04-18T10:26:00Z"/>
        </w:rPr>
      </w:pPr>
      <w:ins w:id="760" w:author="Benjamin Meyer" w:date="2023-04-18T10:26:00Z">
        <w:r>
          <w:t xml:space="preserve">See Appendix G and </w:t>
        </w:r>
        <w:proofErr w:type="spellStart"/>
        <w:r>
          <w:t>Mauger</w:t>
        </w:r>
        <w:proofErr w:type="spellEnd"/>
        <w:r>
          <w:t xml:space="preserve"> et al. </w:t>
        </w:r>
        <w:r>
          <w:fldChar w:fldCharType="begin" w:fldLock="1"/>
        </w:r>
        <w:r>
          <w:instrText>ADDIN paperpile_citation &lt;clusterId&gt;S227G575C865Z658&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r>
          <w:t xml:space="preserve"> for further details on stream temperature monitoring methods in southcentral Alaska. Standard operating procedure for water temperature data QA/QC, management, and storage are detailed in the AKTEMP Water Temperature Database user Guide at </w:t>
        </w:r>
        <w:r w:rsidR="00816966">
          <w:fldChar w:fldCharType="begin"/>
        </w:r>
        <w:r w:rsidR="00816966">
          <w:instrText xml:space="preserve"> HYPERLINK "https://aktemp.uaa.alaska.edu/" </w:instrText>
        </w:r>
        <w:r w:rsidR="00816966">
          <w:fldChar w:fldCharType="separate"/>
        </w:r>
        <w:r w:rsidRPr="005D3DFF">
          <w:rPr>
            <w:rStyle w:val="Hyperlink"/>
          </w:rPr>
          <w:t>https://aktemp.uaa.alaska.edu/</w:t>
        </w:r>
        <w:r w:rsidR="00816966">
          <w:rPr>
            <w:rStyle w:val="Hyperlink"/>
          </w:rPr>
          <w:fldChar w:fldCharType="end"/>
        </w:r>
        <w:r>
          <w:t xml:space="preserve"> from the University of Alaska Anchorage’s Alaska Center for Conservation Sciences </w:t>
        </w:r>
        <w:r>
          <w:fldChar w:fldCharType="begin" w:fldLock="1"/>
        </w:r>
        <w:r>
          <w:instrText>ADDIN paperpile_citation &lt;clusterId&gt;U538I688E978B689&lt;/clusterId&gt;&lt;metadata&gt;&lt;citation&gt;&lt;id&gt;b0ea7432-f6cb-4ebf-9dcf-3478bf349b99&lt;/id&gt;&lt;/citation&gt;&lt;/metadata&gt;&lt;data&gt;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&lt;/data&gt; \* MERGEFORMAT</w:instrText>
        </w:r>
        <w:r>
          <w:fldChar w:fldCharType="separate"/>
        </w:r>
        <w:r>
          <w:rPr>
            <w:noProof/>
          </w:rPr>
          <w:t>(ACCS 2023)</w:t>
        </w:r>
        <w:r>
          <w:fldChar w:fldCharType="end"/>
        </w:r>
        <w:r>
          <w:t>.</w:t>
        </w:r>
      </w:ins>
    </w:p>
    <w:p w14:paraId="5EF9706B" w14:textId="77777777" w:rsidR="000A6FC9" w:rsidRDefault="000A6FC9" w:rsidP="000A6FC9">
      <w:pPr>
        <w:rPr>
          <w:ins w:id="761" w:author="Benjamin Meyer" w:date="2023-04-18T10:26:00Z"/>
        </w:rPr>
      </w:pPr>
    </w:p>
    <w:p w14:paraId="225A9449" w14:textId="77777777" w:rsidR="000A6FC9" w:rsidRDefault="000A6FC9" w:rsidP="000A6FC9">
      <w:pPr>
        <w:rPr>
          <w:ins w:id="762" w:author="Benjamin Meyer" w:date="2023-04-18T10:26:00Z"/>
        </w:rPr>
      </w:pPr>
    </w:p>
    <w:p w14:paraId="07F77F14" w14:textId="77777777" w:rsidR="000A6FC9" w:rsidRPr="00530E7B" w:rsidRDefault="000A6FC9" w:rsidP="000A6FC9">
      <w:pPr>
        <w:pStyle w:val="Heading2"/>
        <w:ind w:left="0"/>
        <w:rPr>
          <w:ins w:id="763" w:author="Benjamin Meyer" w:date="2023-04-18T10:26:00Z"/>
        </w:rPr>
      </w:pPr>
      <w:bookmarkStart w:id="764" w:name="_Toc117087850"/>
      <w:bookmarkStart w:id="765" w:name="_Toc125960342"/>
      <w:bookmarkStart w:id="766" w:name="_Toc125984002"/>
      <w:bookmarkStart w:id="767" w:name="_Toc125984285"/>
      <w:bookmarkStart w:id="768" w:name="_Toc132032657"/>
      <w:bookmarkStart w:id="769" w:name="_Toc132706048"/>
      <w:ins w:id="770" w:author="Benjamin Meyer" w:date="2023-04-18T10:26:00Z">
        <w:r>
          <w:t>A7.</w:t>
        </w:r>
        <w:r>
          <w:tab/>
          <w:t>Quality Objectives and Criteria for Measurement of</w:t>
        </w:r>
        <w:r w:rsidRPr="00530E7B">
          <w:rPr>
            <w:spacing w:val="-8"/>
          </w:rPr>
          <w:t xml:space="preserve"> </w:t>
        </w:r>
        <w:r>
          <w:t>Data</w:t>
        </w:r>
        <w:bookmarkEnd w:id="764"/>
        <w:bookmarkEnd w:id="765"/>
        <w:bookmarkEnd w:id="766"/>
        <w:bookmarkEnd w:id="767"/>
        <w:bookmarkEnd w:id="768"/>
        <w:bookmarkEnd w:id="769"/>
      </w:ins>
    </w:p>
    <w:p w14:paraId="6708CF50" w14:textId="77777777" w:rsidR="008E4680" w:rsidRDefault="008E4680" w:rsidP="008E4680">
      <w:pPr>
        <w:pStyle w:val="BodyText"/>
      </w:pPr>
    </w:p>
    <w:p w14:paraId="58061597" w14:textId="08D0AD67"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ins w:id="771" w:author="Benjamin Meyer" w:date="2023-04-18T10:26:00Z">
        <w:r w:rsidR="000A6FC9" w:rsidRPr="00A33F0E">
          <w:fldChar w:fldCharType="begin"/>
        </w:r>
        <w:r w:rsidR="000A6FC9" w:rsidRPr="00A33F0E">
          <w:instrText xml:space="preserve"> REF _Ref125965085 \h  \* MERGEFORMAT </w:instrText>
        </w:r>
        <w:r w:rsidR="000A6FC9" w:rsidRPr="00A33F0E">
          <w:fldChar w:fldCharType="separate"/>
        </w:r>
        <w:r w:rsidR="000A6FC9" w:rsidRPr="009B53EB">
          <w:t xml:space="preserve">Table </w:t>
        </w:r>
        <w:r w:rsidR="000A6FC9" w:rsidRPr="009B53EB">
          <w:rPr>
            <w:noProof/>
          </w:rPr>
          <w:t>2</w:t>
        </w:r>
        <w:r w:rsidR="000A6FC9" w:rsidRPr="00A33F0E">
          <w:fldChar w:fldCharType="end"/>
        </w:r>
        <w:r w:rsidR="000A6FC9" w:rsidRPr="00A33F0E">
          <w:t xml:space="preserve"> through </w:t>
        </w:r>
        <w:r w:rsidR="000A6FC9" w:rsidRPr="00A33F0E">
          <w:fldChar w:fldCharType="begin"/>
        </w:r>
        <w:r w:rsidR="000A6FC9" w:rsidRPr="00A33F0E">
          <w:instrText xml:space="preserve"> REF _Ref125968599 \h  \* MERGEFORMAT </w:instrText>
        </w:r>
        <w:r w:rsidR="000A6FC9" w:rsidRPr="00A33F0E">
          <w:fldChar w:fldCharType="separate"/>
        </w:r>
        <w:r w:rsidR="000A6FC9" w:rsidRPr="009B53EB">
          <w:t xml:space="preserve">Table </w:t>
        </w:r>
        <w:r w:rsidR="000A6FC9" w:rsidRPr="009B53EB">
          <w:rPr>
            <w:noProof/>
          </w:rPr>
          <w:t>6</w:t>
        </w:r>
        <w:r w:rsidR="000A6FC9" w:rsidRPr="00A33F0E">
          <w:fldChar w:fldCharType="end"/>
        </w:r>
      </w:ins>
      <w:del w:id="772" w:author="Benjamin Meyer" w:date="2023-04-18T10:26:00Z">
        <w:r>
          <w:delText>Tables 1 through 4</w:delText>
        </w:r>
      </w:del>
      <w:r>
        <w:t xml:space="preserve"> show objectives for detectability, precision and accuracy for each parameter tested by all possible methods used by </w:t>
      </w:r>
      <w:del w:id="773" w:author="Benjamin Meyer" w:date="2023-04-18T10:26:00Z">
        <w:r>
          <w:delText xml:space="preserve">both </w:delText>
        </w:r>
      </w:del>
      <w:r>
        <w:t xml:space="preserve">the Agency Baseline. DQOs are also included for automated </w:t>
      </w:r>
      <w:proofErr w:type="spellStart"/>
      <w:r>
        <w:t>multiprobes</w:t>
      </w:r>
      <w:proofErr w:type="spellEnd"/>
      <w:ins w:id="774" w:author="Benjamin Meyer" w:date="2023-04-18T10:26:00Z">
        <w:r w:rsidR="000A6FC9">
          <w:t>.</w:t>
        </w:r>
      </w:ins>
      <w:del w:id="775" w:author="Benjamin Meyer" w:date="2023-04-18T10:26:00Z">
        <w:r>
          <w:delText xml:space="preserve"> for general reference and potential future monitoring .</w:delText>
        </w:r>
      </w:del>
      <w:r>
        <w:t xml:space="preserve"> In each case the sampling matrix is the water body of interest. </w:t>
      </w:r>
      <w:ins w:id="776" w:author="Benjamin Meyer" w:date="2023-04-18T10:26:00Z">
        <w:r w:rsidR="000A6FC9" w:rsidRPr="009A0A15">
          <w:fldChar w:fldCharType="begin"/>
        </w:r>
        <w:r w:rsidR="000A6FC9" w:rsidRPr="009A0A15">
          <w:instrText xml:space="preserve"> REF _Ref125968599 \h  \* MERGEFORMAT </w:instrText>
        </w:r>
        <w:r w:rsidR="000A6FC9" w:rsidRPr="009A0A15">
          <w:fldChar w:fldCharType="separate"/>
        </w:r>
        <w:r w:rsidR="000A6FC9" w:rsidRPr="009B53EB">
          <w:t xml:space="preserve">Table </w:t>
        </w:r>
        <w:r w:rsidR="000A6FC9" w:rsidRPr="009B53EB">
          <w:rPr>
            <w:noProof/>
          </w:rPr>
          <w:t>6</w:t>
        </w:r>
        <w:r w:rsidR="000A6FC9" w:rsidRPr="009A0A15">
          <w:fldChar w:fldCharType="end"/>
        </w:r>
      </w:ins>
      <w:del w:id="777" w:author="Benjamin Meyer" w:date="2023-04-18T10:26:00Z">
        <w:r>
          <w:delText>Table 5</w:delText>
        </w:r>
      </w:del>
      <w:r>
        <w:t xml:space="preserve"> shows the objectives for the Stream Temperature monitoring. Objectives for precision, accuracy, representativeness, comparability</w:t>
      </w:r>
      <w:ins w:id="778" w:author="Benjamin Meyer" w:date="2023-04-18T10:26:00Z">
        <w:r w:rsidR="000A6FC9">
          <w:t>,</w:t>
        </w:r>
      </w:ins>
      <w:r>
        <w:t xml:space="preserve"> and completeness are also summarized </w:t>
      </w:r>
      <w:ins w:id="779" w:author="Benjamin Meyer" w:date="2023-04-18T10:26:00Z">
        <w:r w:rsidR="000A6FC9">
          <w:t>in the following tables</w:t>
        </w:r>
      </w:ins>
      <w:del w:id="780" w:author="Benjamin Meyer" w:date="2023-04-18T10:26:00Z">
        <w:r>
          <w:delText>below</w:delText>
        </w:r>
      </w:del>
      <w:r>
        <w:t xml:space="preserve">. Project DQOs may be revised in the future if funding becomes available for additional training and equipment or if the project manager determines that different objectives would be more effective in meeting program objectives. Any changes in DQOs will be submitted to USEPA </w:t>
      </w:r>
      <w:del w:id="781" w:author="Benjamin Meyer" w:date="2023-04-18T10:26:00Z">
        <w:r>
          <w:delText xml:space="preserve">and ADEC </w:delText>
        </w:r>
      </w:del>
      <w:r>
        <w:t>for approval</w:t>
      </w:r>
      <w:ins w:id="782" w:author="Benjamin Meyer" w:date="2023-04-18T10:26:00Z">
        <w:r w:rsidR="000A6FC9">
          <w:t xml:space="preserve"> and reviewed by ADEC and the Technical Advisory Committee</w:t>
        </w:r>
      </w:ins>
      <w:r>
        <w:t xml:space="preserve"> before implementation.</w:t>
      </w:r>
    </w:p>
    <w:p w14:paraId="7C772069" w14:textId="1F9DA7AA" w:rsidR="008E4680" w:rsidRDefault="008E4680" w:rsidP="008E4680">
      <w:pPr>
        <w:spacing w:before="216"/>
        <w:ind w:left="100"/>
      </w:pPr>
    </w:p>
    <w:p w14:paraId="7E35EB43" w14:textId="52246561" w:rsidR="00491817" w:rsidRDefault="00491817" w:rsidP="008E4680">
      <w:pPr>
        <w:spacing w:before="216"/>
        <w:ind w:left="100"/>
      </w:pPr>
    </w:p>
    <w:p w14:paraId="59521D11" w14:textId="12311A57" w:rsidR="00491817" w:rsidRDefault="00491817" w:rsidP="008E4680">
      <w:pPr>
        <w:spacing w:before="216"/>
        <w:ind w:left="100"/>
      </w:pPr>
    </w:p>
    <w:p w14:paraId="00CC3AC6" w14:textId="77777777" w:rsidR="00491817" w:rsidRDefault="00491817" w:rsidP="008E4680">
      <w:pPr>
        <w:spacing w:before="216"/>
        <w:ind w:left="100"/>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3"/>
          <w:footerReference w:type="default" r:id="rId24"/>
          <w:pgSz w:w="11900" w:h="16840"/>
          <w:pgMar w:top="1440" w:right="835" w:bottom="605" w:left="1166" w:header="0" w:footer="979" w:gutter="0"/>
          <w:cols w:space="720"/>
          <w:docGrid w:linePitch="299"/>
        </w:sectPr>
      </w:pPr>
    </w:p>
    <w:p w14:paraId="6B21E450" w14:textId="6A57EF46" w:rsidR="008E4680" w:rsidRDefault="008E4680" w:rsidP="00491817">
      <w:pPr>
        <w:spacing w:before="216"/>
        <w:rPr>
          <w:b/>
          <w:sz w:val="24"/>
        </w:rPr>
      </w:pPr>
      <w:bookmarkStart w:id="792" w:name="_bookmark6"/>
      <w:bookmarkStart w:id="793" w:name="_Ref125965085"/>
      <w:bookmarkStart w:id="794" w:name="_Toc132022462"/>
      <w:bookmarkEnd w:id="792"/>
      <w:r>
        <w:rPr>
          <w:b/>
          <w:sz w:val="24"/>
        </w:rPr>
        <w:lastRenderedPageBreak/>
        <w:t xml:space="preserve">Table </w:t>
      </w:r>
      <w:ins w:id="795" w:author="Benjamin Meyer" w:date="2023-04-18T10:26:00Z">
        <w:r w:rsidR="000A6FC9" w:rsidRPr="00F4621E">
          <w:rPr>
            <w:b/>
            <w:sz w:val="24"/>
            <w:szCs w:val="24"/>
          </w:rPr>
          <w:fldChar w:fldCharType="begin"/>
        </w:r>
        <w:r w:rsidR="000A6FC9" w:rsidRPr="00F4621E">
          <w:rPr>
            <w:b/>
            <w:sz w:val="24"/>
            <w:szCs w:val="24"/>
          </w:rPr>
          <w:instrText xml:space="preserve"> SEQ Table \* ARABIC </w:instrText>
        </w:r>
        <w:r w:rsidR="000A6FC9" w:rsidRPr="00F4621E">
          <w:rPr>
            <w:b/>
            <w:sz w:val="24"/>
            <w:szCs w:val="24"/>
          </w:rPr>
          <w:fldChar w:fldCharType="separate"/>
        </w:r>
        <w:r w:rsidR="000A6FC9">
          <w:rPr>
            <w:b/>
            <w:noProof/>
            <w:sz w:val="24"/>
            <w:szCs w:val="24"/>
          </w:rPr>
          <w:t>2</w:t>
        </w:r>
        <w:r w:rsidR="000A6FC9" w:rsidRPr="00F4621E">
          <w:rPr>
            <w:b/>
            <w:sz w:val="24"/>
            <w:szCs w:val="24"/>
          </w:rPr>
          <w:fldChar w:fldCharType="end"/>
        </w:r>
        <w:bookmarkEnd w:id="793"/>
        <w:r w:rsidR="000A6FC9" w:rsidRPr="00F4621E">
          <w:rPr>
            <w:b/>
            <w:sz w:val="24"/>
            <w:szCs w:val="24"/>
          </w:rPr>
          <w:t>.</w:t>
        </w:r>
      </w:ins>
      <w:r>
        <w:rPr>
          <w:b/>
          <w:sz w:val="24"/>
        </w:rPr>
        <w:t xml:space="preserve"> Data Quality Objectives for Electronic Instruments</w:t>
      </w:r>
      <w:bookmarkEnd w:id="794"/>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proofErr w:type="spellStart"/>
            <w:r>
              <w:rPr>
                <w:sz w:val="20"/>
              </w:rPr>
              <w:t>Nephelometric</w:t>
            </w:r>
            <w:proofErr w:type="spellEnd"/>
            <w:r>
              <w:rPr>
                <w:sz w:val="20"/>
              </w:rPr>
              <w:t xml:space="preserve">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77777777" w:rsidR="008E4680" w:rsidRDefault="008E4680" w:rsidP="00816966">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tcPr>
          <w:p w14:paraId="319003C1" w14:textId="77777777" w:rsidR="008E4680" w:rsidRDefault="008E4680" w:rsidP="00816966">
            <w:pPr>
              <w:pStyle w:val="TableParagraph"/>
              <w:spacing w:line="227" w:lineRule="exact"/>
              <w:ind w:left="57" w:right="45"/>
              <w:jc w:val="center"/>
              <w:rPr>
                <w:sz w:val="20"/>
              </w:rPr>
            </w:pPr>
            <w:r>
              <w:rPr>
                <w:sz w:val="20"/>
              </w:rPr>
              <w:t xml:space="preserve">EPA 180.1 Rev 2.0, </w:t>
            </w:r>
            <w:proofErr w:type="spellStart"/>
            <w:r>
              <w:rPr>
                <w:sz w:val="20"/>
              </w:rPr>
              <w:t>Hach</w:t>
            </w:r>
            <w:proofErr w:type="spellEnd"/>
            <w:r>
              <w:rPr>
                <w:sz w:val="20"/>
              </w:rPr>
              <w:t xml:space="preserve"> 2100 P</w:t>
            </w:r>
          </w:p>
          <w:p w14:paraId="7CECD3CF" w14:textId="77777777" w:rsidR="008E4680" w:rsidRDefault="008E4680" w:rsidP="00816966">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tcPr>
          <w:p w14:paraId="24869E18" w14:textId="77777777" w:rsidR="008E4680" w:rsidRDefault="008E4680" w:rsidP="00816966">
            <w:pPr>
              <w:pStyle w:val="TableParagraph"/>
              <w:ind w:left="729" w:right="700" w:firstLine="25"/>
              <w:rPr>
                <w:sz w:val="20"/>
              </w:rPr>
            </w:pPr>
            <w:proofErr w:type="spellStart"/>
            <w:r>
              <w:rPr>
                <w:sz w:val="20"/>
              </w:rPr>
              <w:t>Nephelometric</w:t>
            </w:r>
            <w:proofErr w:type="spellEnd"/>
            <w:r>
              <w:rPr>
                <w:sz w:val="20"/>
              </w:rPr>
              <w:t xml:space="preserve"> Turbidity Units</w:t>
            </w:r>
          </w:p>
        </w:tc>
        <w:tc>
          <w:tcPr>
            <w:tcW w:w="2032" w:type="dxa"/>
            <w:tcBorders>
              <w:top w:val="single" w:sz="6" w:space="0" w:color="000000"/>
              <w:left w:val="single" w:sz="6" w:space="0" w:color="000000"/>
              <w:bottom w:val="single" w:sz="6" w:space="0" w:color="000000"/>
              <w:right w:val="single" w:sz="6" w:space="0" w:color="000000"/>
            </w:tcBorders>
          </w:tcPr>
          <w:p w14:paraId="5B6BB5CA" w14:textId="77777777" w:rsidR="008E4680" w:rsidRDefault="008E4680" w:rsidP="00816966">
            <w:pPr>
              <w:pStyle w:val="TableParagraph"/>
              <w:spacing w:line="227" w:lineRule="exact"/>
              <w:ind w:left="344"/>
              <w:rPr>
                <w:sz w:val="20"/>
              </w:rPr>
            </w:pPr>
            <w:r>
              <w:rPr>
                <w:sz w:val="20"/>
              </w:rPr>
              <w:t>0.010-9.99</w:t>
            </w:r>
            <w:r>
              <w:rPr>
                <w:spacing w:val="6"/>
                <w:sz w:val="20"/>
              </w:rPr>
              <w:t xml:space="preserve"> </w:t>
            </w:r>
            <w:r>
              <w:rPr>
                <w:sz w:val="20"/>
              </w:rPr>
              <w:t>NTU</w:t>
            </w:r>
          </w:p>
          <w:p w14:paraId="4E29F3A1" w14:textId="77777777" w:rsidR="008E4680" w:rsidRDefault="008E4680" w:rsidP="00816966">
            <w:pPr>
              <w:pStyle w:val="TableParagraph"/>
              <w:spacing w:line="230" w:lineRule="exact"/>
              <w:ind w:left="319"/>
              <w:rPr>
                <w:sz w:val="20"/>
              </w:rPr>
            </w:pPr>
            <w:r>
              <w:rPr>
                <w:sz w:val="20"/>
              </w:rPr>
              <w:t>0.1  10-100</w:t>
            </w:r>
            <w:r>
              <w:rPr>
                <w:spacing w:val="4"/>
                <w:sz w:val="20"/>
              </w:rPr>
              <w:t xml:space="preserve"> </w:t>
            </w:r>
            <w:r>
              <w:rPr>
                <w:sz w:val="20"/>
              </w:rPr>
              <w:t>NTU</w:t>
            </w:r>
          </w:p>
          <w:p w14:paraId="3A743AE2" w14:textId="77777777" w:rsidR="008E4680" w:rsidRDefault="008E4680" w:rsidP="00816966">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tcPr>
          <w:p w14:paraId="1803D050" w14:textId="77777777" w:rsidR="008E4680" w:rsidRDefault="008E4680" w:rsidP="00816966">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655B493A" w14:textId="77777777" w:rsidR="008E4680" w:rsidRDefault="008E4680" w:rsidP="00816966">
            <w:pPr>
              <w:pStyle w:val="TableParagraph"/>
              <w:spacing w:line="227" w:lineRule="exact"/>
              <w:ind w:left="431" w:right="424"/>
              <w:jc w:val="center"/>
              <w:rPr>
                <w:sz w:val="20"/>
              </w:rPr>
            </w:pPr>
            <w:r>
              <w:rPr>
                <w:sz w:val="20"/>
                <w:u w:val="single"/>
              </w:rPr>
              <w:t>+</w:t>
            </w:r>
            <w:r>
              <w:rPr>
                <w:sz w:val="20"/>
              </w:rPr>
              <w:t>5% 0-500 NTU</w:t>
            </w:r>
          </w:p>
          <w:p w14:paraId="7A1530CD" w14:textId="77777777" w:rsidR="008E4680" w:rsidRDefault="008E4680" w:rsidP="00816966">
            <w:pPr>
              <w:pStyle w:val="TableParagraph"/>
              <w:ind w:left="432" w:right="424"/>
              <w:jc w:val="center"/>
              <w:rPr>
                <w:sz w:val="20"/>
              </w:rPr>
            </w:pPr>
            <w:r>
              <w:rPr>
                <w:sz w:val="20"/>
                <w:u w:val="single"/>
              </w:rPr>
              <w:t>+5</w:t>
            </w:r>
            <w:r>
              <w:rPr>
                <w:sz w:val="20"/>
              </w:rPr>
              <w:t>% 500-1000 NTU</w:t>
            </w:r>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w:t>
            </w:r>
            <w:proofErr w:type="spellStart"/>
            <w:r>
              <w:rPr>
                <w:sz w:val="20"/>
              </w:rPr>
              <w:t>mS</w:t>
            </w:r>
            <w:proofErr w:type="spellEnd"/>
            <w:r>
              <w:rPr>
                <w:sz w:val="20"/>
              </w:rPr>
              <w:t>/cm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77777777" w:rsidR="008E4680" w:rsidRDefault="008E4680" w:rsidP="00816966">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tcPr>
          <w:p w14:paraId="26AB60E2" w14:textId="77777777" w:rsidR="008E4680" w:rsidRDefault="008E4680" w:rsidP="00816966">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17B0880F" w14:textId="77777777" w:rsidR="008E4680" w:rsidRDefault="008E4680" w:rsidP="00816966">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tcPr>
          <w:p w14:paraId="6A6065A3" w14:textId="77777777" w:rsidR="008E4680" w:rsidRDefault="008E4680" w:rsidP="00816966">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F281547" w14:textId="77777777" w:rsidR="008E4680" w:rsidRDefault="008E4680" w:rsidP="00816966">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tcPr>
          <w:p w14:paraId="0FC51053" w14:textId="77777777" w:rsidR="008E4680" w:rsidRDefault="008E4680" w:rsidP="00816966">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tcBorders>
          </w:tcPr>
          <w:p w14:paraId="160FF73A" w14:textId="77777777" w:rsidR="008E4680" w:rsidRDefault="008E4680" w:rsidP="00816966">
            <w:pPr>
              <w:pStyle w:val="TableParagraph"/>
              <w:spacing w:line="227" w:lineRule="exact"/>
              <w:ind w:left="430" w:right="424"/>
              <w:jc w:val="center"/>
              <w:rPr>
                <w:sz w:val="20"/>
              </w:rPr>
            </w:pPr>
            <w:r>
              <w:rPr>
                <w:sz w:val="20"/>
              </w:rPr>
              <w:t>±0.2 mg/L</w:t>
            </w:r>
          </w:p>
        </w:tc>
      </w:tr>
    </w:tbl>
    <w:p w14:paraId="0712CD0C" w14:textId="77777777" w:rsidR="008E4680" w:rsidRDefault="008E4680" w:rsidP="008E4680">
      <w:pPr>
        <w:rPr>
          <w:sz w:val="16"/>
        </w:rPr>
        <w:sectPr w:rsidR="008E4680" w:rsidSect="00710115">
          <w:pgSz w:w="16840" w:h="11900" w:orient="landscape"/>
          <w:pgMar w:top="1160" w:right="620" w:bottom="840" w:left="600" w:header="0" w:footer="976" w:gutter="0"/>
          <w:cols w:space="720"/>
          <w:docGrid w:linePitch="299"/>
        </w:sectPr>
      </w:pPr>
    </w:p>
    <w:p w14:paraId="7E453885" w14:textId="77777777" w:rsidR="00710115" w:rsidRDefault="00710115" w:rsidP="000B57B0">
      <w:pPr>
        <w:pStyle w:val="Caption"/>
        <w:rPr>
          <w:b/>
          <w:color w:val="auto"/>
          <w:sz w:val="24"/>
          <w:szCs w:val="24"/>
        </w:rPr>
      </w:pPr>
      <w:bookmarkStart w:id="796" w:name="_bookmark7"/>
      <w:bookmarkStart w:id="797" w:name="_Hlk116643631"/>
      <w:bookmarkStart w:id="798" w:name="_Ref125970212"/>
      <w:bookmarkStart w:id="799" w:name="_Toc132022463"/>
      <w:bookmarkEnd w:id="796"/>
    </w:p>
    <w:p w14:paraId="5EA39EEE" w14:textId="77777777" w:rsidR="00710115" w:rsidRDefault="00710115" w:rsidP="000B57B0">
      <w:pPr>
        <w:pStyle w:val="Caption"/>
        <w:rPr>
          <w:b/>
          <w:color w:val="auto"/>
          <w:sz w:val="24"/>
          <w:szCs w:val="24"/>
        </w:rPr>
      </w:pPr>
    </w:p>
    <w:p w14:paraId="2B56AD64" w14:textId="77777777" w:rsidR="00710115" w:rsidRDefault="00710115" w:rsidP="000B57B0">
      <w:pPr>
        <w:pStyle w:val="Caption"/>
        <w:rPr>
          <w:b/>
          <w:color w:val="auto"/>
          <w:sz w:val="24"/>
          <w:szCs w:val="24"/>
        </w:rPr>
      </w:pPr>
    </w:p>
    <w:p w14:paraId="585E8E7D" w14:textId="77777777" w:rsidR="00710115" w:rsidRDefault="00710115" w:rsidP="000B57B0">
      <w:pPr>
        <w:pStyle w:val="Caption"/>
        <w:rPr>
          <w:b/>
          <w:color w:val="auto"/>
          <w:sz w:val="24"/>
          <w:szCs w:val="24"/>
        </w:rPr>
      </w:pPr>
    </w:p>
    <w:p w14:paraId="00DB2D87" w14:textId="11D521DB" w:rsidR="00710115" w:rsidRDefault="00710115" w:rsidP="000B57B0">
      <w:pPr>
        <w:pStyle w:val="Caption"/>
        <w:rPr>
          <w:b/>
          <w:color w:val="auto"/>
          <w:sz w:val="24"/>
          <w:szCs w:val="24"/>
        </w:rPr>
      </w:pPr>
    </w:p>
    <w:p w14:paraId="388083FC" w14:textId="77777777" w:rsidR="00543BF1" w:rsidRPr="00543BF1" w:rsidRDefault="00543BF1" w:rsidP="00543BF1"/>
    <w:p w14:paraId="2D28D46C" w14:textId="77777777" w:rsidR="007D697E" w:rsidRPr="007D697E" w:rsidRDefault="007D697E" w:rsidP="007D697E"/>
    <w:p w14:paraId="3FBDA831" w14:textId="3752DC53" w:rsidR="000B57B0" w:rsidRPr="001E77E8" w:rsidRDefault="000B57B0" w:rsidP="000B57B0">
      <w:pPr>
        <w:pStyle w:val="Caption"/>
        <w:rPr>
          <w:b/>
          <w:color w:val="auto"/>
          <w:sz w:val="24"/>
          <w:szCs w:val="24"/>
        </w:rPr>
      </w:pPr>
      <w:r w:rsidRPr="001E77E8">
        <w:rPr>
          <w:b/>
          <w:color w:val="auto"/>
          <w:sz w:val="24"/>
          <w:szCs w:val="24"/>
        </w:rPr>
        <w:lastRenderedPageBreak/>
        <w:t xml:space="preserve">Table </w:t>
      </w:r>
      <w:r w:rsidRPr="001E77E8">
        <w:rPr>
          <w:b/>
          <w:color w:val="auto"/>
          <w:sz w:val="24"/>
          <w:szCs w:val="24"/>
        </w:rPr>
        <w:fldChar w:fldCharType="begin"/>
      </w:r>
      <w:r w:rsidRPr="001E77E8">
        <w:rPr>
          <w:b/>
          <w:color w:val="auto"/>
          <w:sz w:val="24"/>
          <w:szCs w:val="24"/>
        </w:rPr>
        <w:instrText xml:space="preserve"> SEQ Table \* ARABIC </w:instrText>
      </w:r>
      <w:r w:rsidRPr="001E77E8">
        <w:rPr>
          <w:b/>
          <w:color w:val="auto"/>
          <w:sz w:val="24"/>
          <w:szCs w:val="24"/>
        </w:rPr>
        <w:fldChar w:fldCharType="separate"/>
      </w:r>
      <w:r>
        <w:rPr>
          <w:b/>
          <w:noProof/>
          <w:color w:val="auto"/>
          <w:sz w:val="24"/>
          <w:szCs w:val="24"/>
        </w:rPr>
        <w:t>3</w:t>
      </w:r>
      <w:r w:rsidRPr="001E77E8">
        <w:rPr>
          <w:b/>
          <w:color w:val="auto"/>
          <w:sz w:val="24"/>
          <w:szCs w:val="24"/>
        </w:rPr>
        <w:fldChar w:fldCharType="end"/>
      </w:r>
      <w:bookmarkEnd w:id="798"/>
      <w:r w:rsidRPr="001E77E8">
        <w:rPr>
          <w:b/>
          <w:color w:val="auto"/>
          <w:sz w:val="24"/>
          <w:szCs w:val="24"/>
        </w:rPr>
        <w:t>. Data Quality Objectives for Hydrocarbons Collected for Agency Baseline (Supplied by SGS)</w:t>
      </w:r>
      <w:bookmarkEnd w:id="799"/>
    </w:p>
    <w:p w14:paraId="69EA324B" w14:textId="77777777" w:rsidR="000B57B0" w:rsidRDefault="000B57B0" w:rsidP="000B57B0">
      <w:pPr>
        <w:pStyle w:val="TableParagraph"/>
        <w:spacing w:before="2"/>
        <w:rPr>
          <w:b/>
          <w:sz w:val="24"/>
        </w:rPr>
        <w:sectPr w:rsidR="000B57B0" w:rsidSect="000B57B0">
          <w:headerReference w:type="default" r:id="rId25"/>
          <w:footerReference w:type="default" r:id="rId26"/>
          <w:type w:val="continuous"/>
          <w:pgSz w:w="16840" w:h="11900" w:orient="landscape"/>
          <w:pgMar w:top="1320" w:right="600" w:bottom="940" w:left="620" w:header="929" w:footer="745" w:gutter="0"/>
          <w:cols w:space="720"/>
        </w:sectPr>
      </w:pPr>
    </w:p>
    <w:p w14:paraId="589866EC" w14:textId="77777777" w:rsidR="000B57B0" w:rsidRDefault="000B57B0" w:rsidP="000B57B0">
      <w:pPr>
        <w:pStyle w:val="TableParagraph"/>
        <w:spacing w:before="2"/>
        <w:rPr>
          <w:b/>
          <w:sz w:val="24"/>
        </w:rPr>
        <w:sectPr w:rsidR="000B57B0" w:rsidSect="0027703A">
          <w:type w:val="continuous"/>
          <w:pgSz w:w="16840" w:h="11900" w:orient="landscape"/>
          <w:pgMar w:top="1320" w:right="600" w:bottom="940" w:left="620" w:header="929" w:footer="745" w:gutter="0"/>
          <w:cols w:space="720"/>
        </w:sect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D3173D">
        <w:trPr>
          <w:trHeight w:val="891"/>
        </w:trPr>
        <w:tc>
          <w:tcPr>
            <w:tcW w:w="3404" w:type="dxa"/>
            <w:tcBorders>
              <w:bottom w:val="single" w:sz="6" w:space="0" w:color="000000"/>
              <w:right w:val="single" w:sz="6" w:space="0" w:color="000000"/>
            </w:tcBorders>
          </w:tcPr>
          <w:p w14:paraId="69B1595A" w14:textId="77777777" w:rsidR="000B57B0" w:rsidRDefault="000B57B0" w:rsidP="00D3173D">
            <w:pPr>
              <w:pStyle w:val="TableParagraph"/>
              <w:spacing w:before="2"/>
              <w:rPr>
                <w:b/>
                <w:sz w:val="24"/>
              </w:rPr>
            </w:pPr>
          </w:p>
          <w:p w14:paraId="53BDC7EE" w14:textId="77777777" w:rsidR="000B57B0" w:rsidRDefault="000B57B0" w:rsidP="00D3173D">
            <w:pPr>
              <w:pStyle w:val="TableParagraph"/>
              <w:ind w:left="92"/>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D3173D">
            <w:pPr>
              <w:pStyle w:val="TableParagraph"/>
              <w:spacing w:before="2"/>
              <w:rPr>
                <w:b/>
                <w:sz w:val="24"/>
              </w:rPr>
            </w:pPr>
          </w:p>
          <w:p w14:paraId="07DA2501" w14:textId="77777777" w:rsidR="000B57B0" w:rsidRDefault="000B57B0" w:rsidP="00D3173D">
            <w:pPr>
              <w:pStyle w:val="TableParagraph"/>
              <w:ind w:left="108"/>
              <w:rPr>
                <w:b/>
                <w:sz w:val="20"/>
              </w:rPr>
            </w:pPr>
            <w:bookmarkStart w:id="800" w:name="METHOD_/_RANGE"/>
            <w:bookmarkEnd w:id="800"/>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D3173D">
            <w:pPr>
              <w:pStyle w:val="TableParagraph"/>
              <w:spacing w:before="140" w:line="275" w:lineRule="exact"/>
              <w:ind w:left="314" w:right="298"/>
              <w:jc w:val="center"/>
              <w:rPr>
                <w:b/>
                <w:sz w:val="24"/>
              </w:rPr>
            </w:pPr>
            <w:r>
              <w:rPr>
                <w:b/>
                <w:sz w:val="24"/>
              </w:rPr>
              <w:t>Sensitivity</w:t>
            </w:r>
          </w:p>
          <w:p w14:paraId="2BF05165" w14:textId="77777777" w:rsidR="000B57B0" w:rsidRDefault="000B57B0" w:rsidP="00D3173D">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D3173D">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D3173D">
            <w:pPr>
              <w:pStyle w:val="TableParagraph"/>
              <w:spacing w:before="46"/>
              <w:ind w:left="370" w:right="350" w:firstLine="59"/>
              <w:jc w:val="both"/>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D3173D">
            <w:pPr>
              <w:pStyle w:val="TableParagraph"/>
              <w:spacing w:before="8"/>
              <w:rPr>
                <w:b/>
                <w:sz w:val="28"/>
              </w:rPr>
            </w:pPr>
          </w:p>
          <w:p w14:paraId="6C387309" w14:textId="77777777" w:rsidR="000B57B0" w:rsidRDefault="000B57B0" w:rsidP="00D3173D">
            <w:pPr>
              <w:pStyle w:val="TableParagraph"/>
              <w:spacing w:before="1"/>
              <w:ind w:left="609"/>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D3173D">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D3173D">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D3173D">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D3173D">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D3173D">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D3173D">
            <w:pPr>
              <w:pStyle w:val="TableParagraph"/>
              <w:rPr>
                <w:sz w:val="20"/>
              </w:rPr>
            </w:pPr>
          </w:p>
        </w:tc>
      </w:tr>
      <w:tr w:rsidR="000B57B0" w14:paraId="1A6C2F1E" w14:textId="77777777" w:rsidTr="00D3173D">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D3173D">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D3173D">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D3173D">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D3173D">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D3173D">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D3173D">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D3173D">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D3173D">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D3173D">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D3173D">
            <w:pPr>
              <w:pStyle w:val="TableParagraph"/>
              <w:spacing w:line="227" w:lineRule="exact"/>
              <w:ind w:left="446"/>
              <w:rPr>
                <w:sz w:val="20"/>
              </w:rPr>
            </w:pPr>
            <w:r>
              <w:rPr>
                <w:sz w:val="20"/>
              </w:rPr>
              <w:t>Calibration: ±25%</w:t>
            </w:r>
          </w:p>
          <w:p w14:paraId="531EEC46" w14:textId="77777777" w:rsidR="000B57B0" w:rsidRDefault="000B57B0" w:rsidP="00D3173D">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D3173D">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D3173D">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D3173D">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D3173D">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D3173D">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D3173D">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D3173D">
            <w:pPr>
              <w:pStyle w:val="TableParagraph"/>
              <w:spacing w:line="227" w:lineRule="exact"/>
              <w:ind w:left="108"/>
              <w:rPr>
                <w:sz w:val="20"/>
              </w:rPr>
            </w:pPr>
            <w:r>
              <w:rPr>
                <w:sz w:val="20"/>
              </w:rPr>
              <w:t>EPA 602 by GC/PID: 1-</w:t>
            </w:r>
          </w:p>
          <w:p w14:paraId="17FEA27E"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D3173D">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D3173D">
            <w:pPr>
              <w:pStyle w:val="TableParagraph"/>
              <w:spacing w:line="227" w:lineRule="exact"/>
              <w:ind w:left="446"/>
              <w:rPr>
                <w:sz w:val="20"/>
              </w:rPr>
            </w:pPr>
            <w:r>
              <w:rPr>
                <w:sz w:val="20"/>
              </w:rPr>
              <w:t>Calibration: ±15%</w:t>
            </w:r>
          </w:p>
          <w:p w14:paraId="439627D0" w14:textId="77777777" w:rsidR="000B57B0" w:rsidRDefault="000B57B0" w:rsidP="00D3173D">
            <w:pPr>
              <w:pStyle w:val="TableParagraph"/>
              <w:spacing w:line="213" w:lineRule="exact"/>
              <w:ind w:left="513"/>
              <w:rPr>
                <w:sz w:val="20"/>
              </w:rPr>
            </w:pPr>
            <w:r>
              <w:rPr>
                <w:sz w:val="20"/>
              </w:rPr>
              <w:t>Recovery: ±30%</w:t>
            </w:r>
          </w:p>
        </w:tc>
      </w:tr>
      <w:tr w:rsidR="000B57B0" w14:paraId="10DEA763" w14:textId="77777777" w:rsidTr="00D3173D">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D3173D">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D3173D">
            <w:pPr>
              <w:pStyle w:val="TableParagraph"/>
              <w:spacing w:line="227" w:lineRule="exact"/>
              <w:ind w:left="108"/>
              <w:rPr>
                <w:sz w:val="20"/>
              </w:rPr>
            </w:pPr>
            <w:r>
              <w:rPr>
                <w:sz w:val="20"/>
              </w:rPr>
              <w:t>EPA 602 by GC/PID: 1-</w:t>
            </w:r>
          </w:p>
          <w:p w14:paraId="63ECEC52" w14:textId="77777777" w:rsidR="000B57B0" w:rsidRDefault="000B57B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D3173D">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D3173D">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D3173D">
            <w:pPr>
              <w:pStyle w:val="TableParagraph"/>
              <w:spacing w:line="227" w:lineRule="exact"/>
              <w:ind w:left="446"/>
              <w:rPr>
                <w:sz w:val="20"/>
              </w:rPr>
            </w:pPr>
            <w:r>
              <w:rPr>
                <w:sz w:val="20"/>
              </w:rPr>
              <w:t>Calibration: ±15%</w:t>
            </w:r>
          </w:p>
          <w:p w14:paraId="40FBA466" w14:textId="77777777" w:rsidR="000B57B0" w:rsidRDefault="000B57B0" w:rsidP="00D3173D">
            <w:pPr>
              <w:pStyle w:val="TableParagraph"/>
              <w:spacing w:line="212" w:lineRule="exact"/>
              <w:ind w:left="513"/>
              <w:rPr>
                <w:sz w:val="20"/>
              </w:rPr>
            </w:pPr>
            <w:r>
              <w:rPr>
                <w:sz w:val="20"/>
              </w:rPr>
              <w:t>Recovery: ±30%</w:t>
            </w:r>
          </w:p>
        </w:tc>
      </w:tr>
      <w:tr w:rsidR="000B57B0" w14:paraId="1EE4FE2E" w14:textId="77777777" w:rsidTr="00D3173D">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D3173D">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D3173D">
            <w:pPr>
              <w:pStyle w:val="TableParagraph"/>
              <w:spacing w:line="228" w:lineRule="exact"/>
              <w:ind w:left="108"/>
              <w:rPr>
                <w:sz w:val="20"/>
              </w:rPr>
            </w:pPr>
            <w:r>
              <w:rPr>
                <w:sz w:val="20"/>
              </w:rPr>
              <w:t>EPA 602 by GC/PID: 1-</w:t>
            </w:r>
          </w:p>
          <w:p w14:paraId="7973DC19" w14:textId="77777777" w:rsidR="000B57B0" w:rsidRDefault="000B57B0" w:rsidP="00D3173D">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D3173D">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D3173D">
            <w:pPr>
              <w:pStyle w:val="TableParagraph"/>
              <w:spacing w:line="228" w:lineRule="exact"/>
              <w:ind w:left="446"/>
              <w:rPr>
                <w:sz w:val="20"/>
              </w:rPr>
            </w:pPr>
            <w:r>
              <w:rPr>
                <w:sz w:val="20"/>
              </w:rPr>
              <w:t>Calibration: ±15%</w:t>
            </w:r>
          </w:p>
          <w:p w14:paraId="00357C0F" w14:textId="77777777" w:rsidR="000B57B0" w:rsidRDefault="000B57B0" w:rsidP="00D3173D">
            <w:pPr>
              <w:pStyle w:val="TableParagraph"/>
              <w:spacing w:line="212" w:lineRule="exact"/>
              <w:ind w:left="513"/>
              <w:rPr>
                <w:sz w:val="20"/>
              </w:rPr>
            </w:pPr>
            <w:r>
              <w:rPr>
                <w:sz w:val="20"/>
              </w:rPr>
              <w:t>Recovery: ±30%</w:t>
            </w:r>
          </w:p>
        </w:tc>
      </w:tr>
      <w:tr w:rsidR="000B57B0" w14:paraId="15536274" w14:textId="77777777" w:rsidTr="00D3173D">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D3173D">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D3173D">
            <w:pPr>
              <w:pStyle w:val="TableParagraph"/>
              <w:spacing w:line="227" w:lineRule="exact"/>
              <w:ind w:left="108"/>
              <w:rPr>
                <w:sz w:val="20"/>
              </w:rPr>
            </w:pPr>
            <w:r>
              <w:rPr>
                <w:sz w:val="20"/>
              </w:rPr>
              <w:t>EPA 602 by GC/PID: 1-</w:t>
            </w:r>
          </w:p>
          <w:p w14:paraId="7253235E"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D3173D">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D3173D">
            <w:pPr>
              <w:pStyle w:val="TableParagraph"/>
              <w:spacing w:line="227" w:lineRule="exact"/>
              <w:ind w:left="446"/>
              <w:rPr>
                <w:sz w:val="20"/>
              </w:rPr>
            </w:pPr>
            <w:r>
              <w:rPr>
                <w:sz w:val="20"/>
              </w:rPr>
              <w:t>Calibration: ±15%</w:t>
            </w:r>
          </w:p>
          <w:p w14:paraId="340DED3F" w14:textId="77777777" w:rsidR="000B57B0" w:rsidRDefault="000B57B0" w:rsidP="00D3173D">
            <w:pPr>
              <w:pStyle w:val="TableParagraph"/>
              <w:spacing w:line="213" w:lineRule="exact"/>
              <w:ind w:left="513"/>
              <w:rPr>
                <w:sz w:val="20"/>
              </w:rPr>
            </w:pPr>
            <w:r>
              <w:rPr>
                <w:sz w:val="20"/>
              </w:rPr>
              <w:t>Recovery: ±30%</w:t>
            </w:r>
          </w:p>
        </w:tc>
      </w:tr>
      <w:tr w:rsidR="000B57B0" w14:paraId="37F1E26B" w14:textId="77777777" w:rsidTr="00D3173D">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D3173D">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D3173D">
            <w:pPr>
              <w:pStyle w:val="TableParagraph"/>
              <w:spacing w:line="227" w:lineRule="exact"/>
              <w:ind w:left="108"/>
              <w:rPr>
                <w:sz w:val="20"/>
              </w:rPr>
            </w:pPr>
            <w:r>
              <w:rPr>
                <w:sz w:val="20"/>
              </w:rPr>
              <w:t>EPA 602 by GC/PID: 1-</w:t>
            </w:r>
          </w:p>
          <w:p w14:paraId="18F42ACA"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D3173D">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D3173D">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D3173D">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D3173D">
            <w:pPr>
              <w:pStyle w:val="TableParagraph"/>
              <w:spacing w:line="227" w:lineRule="exact"/>
              <w:ind w:left="446"/>
              <w:rPr>
                <w:sz w:val="20"/>
              </w:rPr>
            </w:pPr>
            <w:r>
              <w:rPr>
                <w:sz w:val="20"/>
              </w:rPr>
              <w:t>Calibration: ±15%</w:t>
            </w:r>
          </w:p>
          <w:p w14:paraId="472029D6" w14:textId="77777777" w:rsidR="000B57B0" w:rsidRDefault="000B57B0" w:rsidP="00D3173D">
            <w:pPr>
              <w:pStyle w:val="TableParagraph"/>
              <w:spacing w:line="213" w:lineRule="exact"/>
              <w:ind w:left="513"/>
              <w:rPr>
                <w:sz w:val="20"/>
              </w:rPr>
            </w:pPr>
            <w:r>
              <w:rPr>
                <w:sz w:val="20"/>
              </w:rPr>
              <w:t>Recovery: ±30%</w:t>
            </w:r>
          </w:p>
        </w:tc>
      </w:tr>
      <w:tr w:rsidR="000B57B0" w14:paraId="0C0E15A6" w14:textId="77777777" w:rsidTr="00D3173D">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D3173D">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D3173D">
            <w:pPr>
              <w:pStyle w:val="TableParagraph"/>
              <w:spacing w:line="227" w:lineRule="exact"/>
              <w:ind w:left="108"/>
              <w:rPr>
                <w:sz w:val="20"/>
              </w:rPr>
            </w:pPr>
            <w:r>
              <w:rPr>
                <w:sz w:val="20"/>
              </w:rPr>
              <w:t>EPA 602 by GC/PID: 1-</w:t>
            </w:r>
          </w:p>
          <w:p w14:paraId="38B1900A" w14:textId="77777777" w:rsidR="000B57B0" w:rsidRDefault="000B57B0" w:rsidP="00D3173D">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D3173D">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D3173D">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D3173D">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D3173D">
            <w:pPr>
              <w:pStyle w:val="TableParagraph"/>
              <w:spacing w:line="227" w:lineRule="exact"/>
              <w:ind w:left="446"/>
              <w:rPr>
                <w:sz w:val="20"/>
              </w:rPr>
            </w:pPr>
            <w:r>
              <w:rPr>
                <w:sz w:val="20"/>
              </w:rPr>
              <w:t>Calibration: ±15%</w:t>
            </w:r>
          </w:p>
          <w:p w14:paraId="36A5A740" w14:textId="77777777" w:rsidR="000B57B0" w:rsidRDefault="000B57B0" w:rsidP="00D3173D">
            <w:pPr>
              <w:pStyle w:val="TableParagraph"/>
              <w:spacing w:line="213" w:lineRule="exact"/>
              <w:ind w:left="513"/>
              <w:rPr>
                <w:sz w:val="20"/>
              </w:rPr>
            </w:pPr>
            <w:r>
              <w:rPr>
                <w:sz w:val="20"/>
              </w:rPr>
              <w:t>Recovery: ±30%</w:t>
            </w:r>
          </w:p>
        </w:tc>
      </w:tr>
    </w:tbl>
    <w:p w14:paraId="13613B27" w14:textId="77777777" w:rsidR="000B57B0" w:rsidRDefault="000B57B0" w:rsidP="000B57B0">
      <w:pPr>
        <w:pStyle w:val="BodyText"/>
        <w:spacing w:before="90"/>
        <w:ind w:left="820" w:right="38"/>
        <w:jc w:val="both"/>
        <w:rPr>
          <w:sz w:val="20"/>
          <w:szCs w:val="20"/>
        </w:rPr>
        <w:sectPr w:rsidR="000B57B0" w:rsidSect="0027703A">
          <w:footnotePr>
            <w:numFmt w:val="chicago"/>
          </w:footnotePr>
          <w:type w:val="continuous"/>
          <w:pgSz w:w="16840" w:h="11900" w:orient="landscape"/>
          <w:pgMar w:top="1320" w:right="600" w:bottom="940" w:left="620" w:header="929" w:footer="745" w:gutter="0"/>
          <w:cols w:space="720"/>
        </w:sectPr>
      </w:pPr>
      <w:bookmarkStart w:id="802" w:name="_Hlk116643956"/>
    </w:p>
    <w:p w14:paraId="14270357" w14:textId="77777777" w:rsidR="000B57B0" w:rsidRDefault="000B57B0" w:rsidP="000B57B0">
      <w:pPr>
        <w:pStyle w:val="BodyText"/>
        <w:spacing w:before="90"/>
        <w:ind w:left="820" w:right="38"/>
        <w:jc w:val="both"/>
        <w:rPr>
          <w:sz w:val="20"/>
          <w:szCs w:val="20"/>
        </w:rPr>
      </w:pPr>
      <w:r w:rsidRPr="00401F53">
        <w:rPr>
          <w:sz w:val="20"/>
          <w:szCs w:val="20"/>
        </w:rPr>
        <w:t xml:space="preserve">GCFID, gas chromatograph flame ionization detector </w:t>
      </w:r>
    </w:p>
    <w:p w14:paraId="37B7CE9D" w14:textId="77777777" w:rsidR="000B57B0" w:rsidRPr="00401F53" w:rsidRDefault="000B57B0" w:rsidP="000B57B0">
      <w:pPr>
        <w:pStyle w:val="BodyText"/>
        <w:spacing w:before="90"/>
        <w:ind w:left="820" w:right="38"/>
        <w:jc w:val="both"/>
        <w:rPr>
          <w:sz w:val="20"/>
          <w:szCs w:val="20"/>
        </w:rPr>
      </w:pPr>
      <w:r w:rsidRPr="00401F53">
        <w:rPr>
          <w:sz w:val="20"/>
          <w:szCs w:val="20"/>
        </w:rPr>
        <w:t xml:space="preserve">GCPID, gas chromatograph photo ionization detector </w:t>
      </w:r>
    </w:p>
    <w:p w14:paraId="36F6854B" w14:textId="6544D952" w:rsidR="000A6FC9" w:rsidRDefault="000B57B0" w:rsidP="00D36D78">
      <w:pPr>
        <w:pStyle w:val="BodyText"/>
        <w:spacing w:before="90"/>
        <w:ind w:left="820" w:right="38"/>
        <w:jc w:val="both"/>
        <w:rPr>
          <w:ins w:id="803" w:author="Benjamin Meyer" w:date="2023-04-18T10:26:00Z"/>
          <w:sz w:val="20"/>
          <w:szCs w:val="20"/>
        </w:rPr>
        <w:sectPr w:rsidR="000A6FC9" w:rsidSect="00816966">
          <w:headerReference w:type="default" r:id="rId27"/>
          <w:footerReference w:type="default" r:id="rId28"/>
          <w:footnotePr>
            <w:numFmt w:val="chicago"/>
          </w:footnotePr>
          <w:type w:val="continuous"/>
          <w:pgSz w:w="16840" w:h="11900" w:orient="landscape"/>
          <w:pgMar w:top="1320" w:right="600" w:bottom="940" w:left="620" w:header="929" w:footer="745" w:gutter="0"/>
          <w:cols w:num="2" w:space="720"/>
        </w:sectPr>
      </w:pPr>
      <w:r>
        <w:rPr>
          <w:sz w:val="20"/>
          <w:szCs w:val="20"/>
        </w:rPr>
        <w:t>LOQ</w:t>
      </w:r>
      <w:r w:rsidRPr="00401F53">
        <w:rPr>
          <w:sz w:val="20"/>
          <w:szCs w:val="20"/>
        </w:rPr>
        <w:t>, limit</w:t>
      </w:r>
      <w:r>
        <w:rPr>
          <w:sz w:val="20"/>
          <w:szCs w:val="20"/>
        </w:rPr>
        <w:t xml:space="preserve"> of quantitation</w:t>
      </w:r>
      <w:bookmarkEnd w:id="802"/>
      <w:commentRangeStart w:id="822"/>
      <w:ins w:id="823" w:author="Benjamin Meyer" w:date="2023-04-18T10:26:00Z">
        <w:r w:rsidR="000A6FC9">
          <w:rPr>
            <w:rStyle w:val="FootnoteReference"/>
            <w:b/>
            <w:sz w:val="20"/>
          </w:rPr>
          <w:footnoteRef/>
        </w:r>
        <w:commentRangeEnd w:id="822"/>
        <w:r w:rsidR="000A6FC9">
          <w:rPr>
            <w:rStyle w:val="CommentReference"/>
          </w:rPr>
          <w:commentReference w:id="822"/>
        </w:r>
      </w:ins>
    </w:p>
    <w:p w14:paraId="0433F755" w14:textId="583B2C85" w:rsidR="008E4680" w:rsidRDefault="000A6FC9" w:rsidP="008E4680">
      <w:pPr>
        <w:spacing w:before="208"/>
        <w:ind w:left="928"/>
        <w:rPr>
          <w:b/>
          <w:sz w:val="24"/>
        </w:rPr>
      </w:pPr>
      <w:ins w:id="824" w:author="Benjamin Meyer" w:date="2023-04-18T10:26:00Z">
        <w:r>
          <w:rPr>
            <w:b/>
          </w:rPr>
          <w:lastRenderedPageBreak/>
          <w:fldChar w:fldCharType="begin"/>
        </w:r>
        <w:r>
          <w:rPr>
            <w:b/>
          </w:rPr>
          <w:instrText xml:space="preserve"> REF _Ref125970212 \h </w:instrText>
        </w:r>
        <w:r>
          <w:rPr>
            <w:b/>
          </w:rPr>
        </w:r>
        <w:r>
          <w:rPr>
            <w:b/>
          </w:rPr>
          <w:fldChar w:fldCharType="separate"/>
        </w:r>
        <w:r w:rsidRPr="001E77E8">
          <w:rPr>
            <w:b/>
          </w:rPr>
          <w:t xml:space="preserve">Table </w:t>
        </w:r>
        <w:r>
          <w:rPr>
            <w:b/>
            <w:noProof/>
          </w:rPr>
          <w:t>3</w:t>
        </w:r>
        <w:r>
          <w:rPr>
            <w:b/>
          </w:rPr>
          <w:fldChar w:fldCharType="end"/>
        </w:r>
        <w:r>
          <w:rPr>
            <w:b/>
          </w:rPr>
          <w:t>.</w:t>
        </w:r>
      </w:ins>
      <w:bookmarkStart w:id="825" w:name="Table_2._Continued._"/>
      <w:bookmarkStart w:id="826" w:name="_Hlk116643892"/>
      <w:bookmarkEnd w:id="825"/>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commentRangeStart w:id="827"/>
            <w:ins w:id="828" w:author="Benjamin Meyer" w:date="2023-04-18T10:26:00Z">
              <w:r w:rsidR="000A6FC9">
                <w:rPr>
                  <w:rStyle w:val="FootnoteReference"/>
                  <w:b/>
                  <w:sz w:val="20"/>
                </w:rPr>
                <w:footnoteReference w:id="4"/>
              </w:r>
              <w:commentRangeEnd w:id="827"/>
              <w:r w:rsidR="000A6FC9">
                <w:rPr>
                  <w:rStyle w:val="CommentReference"/>
                </w:rPr>
                <w:commentReference w:id="827"/>
              </w:r>
            </w:ins>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ins w:id="831" w:author="Benjamin Meyer" w:date="2023-04-18T10:26:00Z"/>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ins w:id="832" w:author="Benjamin Meyer" w:date="2023-04-18T10:26:00Z"/>
                <w:sz w:val="20"/>
              </w:rPr>
            </w:pPr>
            <w:proofErr w:type="spellStart"/>
            <w:ins w:id="833" w:author="Benjamin Meyer" w:date="2023-04-18T10:26:00Z">
              <w:r>
                <w:rPr>
                  <w:sz w:val="20"/>
                </w:rPr>
                <w:t>Bromofluorobenzene</w:t>
              </w:r>
              <w:proofErr w:type="spellEnd"/>
              <w:r>
                <w:rPr>
                  <w:sz w:val="20"/>
                </w:rPr>
                <w:t xml:space="preserve"> (surrogate)</w:t>
              </w:r>
            </w:ins>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ins w:id="834" w:author="Benjamin Meyer" w:date="2023-04-18T10:26:00Z"/>
                <w:sz w:val="20"/>
              </w:rPr>
            </w:pPr>
            <w:ins w:id="835" w:author="Benjamin Meyer" w:date="2023-04-18T10:26:00Z">
              <w:r>
                <w:rPr>
                  <w:sz w:val="20"/>
                </w:rPr>
                <w:t>EPA 602 by GCPID</w:t>
              </w:r>
            </w:ins>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ins w:id="836" w:author="Benjamin Meyer" w:date="2023-04-18T10:26:00Z"/>
                <w:sz w:val="20"/>
              </w:rPr>
            </w:pPr>
            <w:ins w:id="837" w:author="Benjamin Meyer" w:date="2023-04-18T10:26:00Z">
              <w:r>
                <w:rPr>
                  <w:sz w:val="20"/>
                </w:rPr>
                <w:t>0.12 µg/L</w:t>
              </w:r>
            </w:ins>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ins w:id="838" w:author="Benjamin Meyer" w:date="2023-04-18T10:26:00Z"/>
                <w:sz w:val="20"/>
              </w:rPr>
            </w:pPr>
            <w:ins w:id="839" w:author="Benjamin Meyer" w:date="2023-04-18T10:26:00Z">
              <w:r>
                <w:rPr>
                  <w:sz w:val="20"/>
                </w:rPr>
                <w:t>0.50 µg/L</w:t>
              </w:r>
            </w:ins>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ins w:id="840" w:author="Benjamin Meyer" w:date="2023-04-18T10:26:00Z"/>
                <w:sz w:val="20"/>
              </w:rPr>
            </w:pPr>
            <w:ins w:id="841" w:author="Benjamin Meyer" w:date="2023-04-18T10:26:00Z">
              <w:r>
                <w:rPr>
                  <w:sz w:val="20"/>
                </w:rPr>
                <w:t>20%</w:t>
              </w:r>
            </w:ins>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ins w:id="842" w:author="Benjamin Meyer" w:date="2023-04-18T10:26:00Z"/>
                <w:sz w:val="20"/>
              </w:rPr>
            </w:pPr>
            <w:ins w:id="843" w:author="Benjamin Meyer" w:date="2023-04-18T10:26:00Z">
              <w:r>
                <w:rPr>
                  <w:sz w:val="20"/>
                </w:rPr>
                <w:t>Calibration: ±15%</w:t>
              </w:r>
            </w:ins>
          </w:p>
          <w:p w14:paraId="7374EF22" w14:textId="77777777" w:rsidR="000A6FC9" w:rsidRDefault="000A6FC9" w:rsidP="00816966">
            <w:pPr>
              <w:pStyle w:val="TableParagraph"/>
              <w:spacing w:line="211" w:lineRule="exact"/>
              <w:ind w:right="153"/>
              <w:rPr>
                <w:ins w:id="844" w:author="Benjamin Meyer" w:date="2023-04-18T10:26:00Z"/>
                <w:sz w:val="20"/>
              </w:rPr>
            </w:pPr>
            <w:ins w:id="845" w:author="Benjamin Meyer" w:date="2023-04-18T10:26:00Z">
              <w:r>
                <w:rPr>
                  <w:sz w:val="20"/>
                </w:rPr>
                <w:t>Recovery: ±</w:t>
              </w:r>
              <w:commentRangeStart w:id="846"/>
              <w:r>
                <w:rPr>
                  <w:sz w:val="20"/>
                </w:rPr>
                <w:t>30</w:t>
              </w:r>
            </w:ins>
            <w:commentRangeEnd w:id="846"/>
            <w:r w:rsidR="000B57B0">
              <w:rPr>
                <w:rStyle w:val="CommentReference"/>
              </w:rPr>
              <w:commentReference w:id="846"/>
            </w:r>
            <w:ins w:id="847" w:author="Benjamin Meyer" w:date="2023-04-18T10:26:00Z">
              <w:r>
                <w:rPr>
                  <w:sz w:val="20"/>
                </w:rPr>
                <w:t>%</w:t>
              </w:r>
            </w:ins>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848" w:name="_bookmark8"/>
      <w:bookmarkStart w:id="849" w:name="_Hlk116644188"/>
      <w:bookmarkEnd w:id="797"/>
      <w:bookmarkEnd w:id="826"/>
      <w:bookmarkEnd w:id="848"/>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ins w:id="850" w:author="Benjamin Meyer" w:date="2023-04-18T14:14:00Z"/>
          <w:b/>
          <w:sz w:val="24"/>
        </w:rPr>
      </w:pPr>
    </w:p>
    <w:p w14:paraId="23DC39D4" w14:textId="77777777" w:rsidR="00D36D78" w:rsidRDefault="00D36D78" w:rsidP="008E4680">
      <w:pPr>
        <w:spacing w:before="90"/>
        <w:ind w:left="820"/>
        <w:rPr>
          <w:b/>
          <w:sz w:val="24"/>
        </w:rPr>
      </w:pPr>
    </w:p>
    <w:p w14:paraId="0754CBCB" w14:textId="269871ED" w:rsidR="008E4680" w:rsidRDefault="008E4680" w:rsidP="00491817">
      <w:pPr>
        <w:spacing w:before="90"/>
        <w:rPr>
          <w:b/>
          <w:sz w:val="24"/>
        </w:rPr>
      </w:pPr>
    </w:p>
    <w:p w14:paraId="5B1ADC9C" w14:textId="2C1E9593" w:rsidR="008E4680" w:rsidRDefault="008E4680" w:rsidP="008E4680">
      <w:pPr>
        <w:spacing w:before="90"/>
        <w:ind w:left="820"/>
        <w:rPr>
          <w:b/>
          <w:sz w:val="24"/>
        </w:rPr>
      </w:pPr>
      <w:bookmarkStart w:id="851" w:name="_Ref125971578"/>
      <w:bookmarkStart w:id="852" w:name="_Toc132022464"/>
      <w:r>
        <w:rPr>
          <w:b/>
          <w:sz w:val="24"/>
        </w:rPr>
        <w:lastRenderedPageBreak/>
        <w:t xml:space="preserve">Table </w:t>
      </w:r>
      <w:ins w:id="853" w:author="Benjamin Meyer" w:date="2023-04-18T10:26:00Z">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4</w:t>
        </w:r>
        <w:r w:rsidR="000A6FC9" w:rsidRPr="00555404">
          <w:rPr>
            <w:b/>
            <w:i/>
            <w:sz w:val="24"/>
            <w:szCs w:val="24"/>
          </w:rPr>
          <w:fldChar w:fldCharType="end"/>
        </w:r>
        <w:bookmarkEnd w:id="851"/>
        <w:r w:rsidR="000A6FC9" w:rsidRPr="00555404">
          <w:rPr>
            <w:b/>
            <w:sz w:val="24"/>
            <w:szCs w:val="24"/>
          </w:rPr>
          <w:t>.</w:t>
        </w:r>
      </w:ins>
      <w:r>
        <w:rPr>
          <w:b/>
          <w:sz w:val="24"/>
        </w:rPr>
        <w:t xml:space="preserve"> Data Quality Objectives for Metals Collected for Agency Baseline (Supplied by SGS Laboratories, Anchorage, AK; and ALS Laboratories, Kelso, WA)</w:t>
      </w:r>
      <w:bookmarkEnd w:id="852"/>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424"/>
        <w:gridCol w:w="1813"/>
        <w:gridCol w:w="1613"/>
        <w:gridCol w:w="2520"/>
      </w:tblGrid>
      <w:tr w:rsidR="008E4680" w14:paraId="6B7E8899" w14:textId="77777777" w:rsidTr="00816966">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424"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13"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13" w:type="dxa"/>
            <w:tcBorders>
              <w:left w:val="single" w:sz="6" w:space="0" w:color="000000"/>
              <w:bottom w:val="single" w:sz="6" w:space="0" w:color="000000"/>
              <w:right w:val="single" w:sz="6" w:space="0" w:color="000000"/>
            </w:tcBorders>
          </w:tcPr>
          <w:p w14:paraId="3FFEB1C5" w14:textId="41DEB544" w:rsidR="008E4680" w:rsidRDefault="008E4680" w:rsidP="00816966">
            <w:pPr>
              <w:pStyle w:val="TableParagraph"/>
              <w:spacing w:before="45"/>
              <w:ind w:right="416"/>
              <w:jc w:val="center"/>
              <w:rPr>
                <w:b/>
                <w:sz w:val="20"/>
              </w:rPr>
            </w:pPr>
            <w:r>
              <w:rPr>
                <w:b/>
                <w:sz w:val="20"/>
              </w:rPr>
              <w:t>OVERALL PROJECT PRECISION</w:t>
            </w:r>
            <w:commentRangeStart w:id="854"/>
            <w:ins w:id="855" w:author="Benjamin Meyer" w:date="2023-04-18T10:26:00Z">
              <w:r w:rsidR="000A6FC9">
                <w:rPr>
                  <w:rStyle w:val="FootnoteReference"/>
                  <w:b/>
                  <w:sz w:val="20"/>
                </w:rPr>
                <w:footnoteReference w:id="5"/>
              </w:r>
              <w:commentRangeEnd w:id="854"/>
              <w:r w:rsidR="000A6FC9">
                <w:rPr>
                  <w:rStyle w:val="CommentReference"/>
                </w:rPr>
                <w:commentReference w:id="854"/>
              </w:r>
            </w:ins>
            <w:del w:id="858" w:author="Benjamin Meyer" w:date="2023-04-18T10:26:00Z">
              <w:r>
                <w:rPr>
                  <w:rStyle w:val="FootnoteReference"/>
                  <w:b/>
                  <w:sz w:val="20"/>
                </w:rPr>
                <w:footnoteReference w:customMarkFollows="1" w:id="6"/>
                <w:delText>*</w:delText>
              </w:r>
            </w:del>
          </w:p>
        </w:tc>
        <w:tc>
          <w:tcPr>
            <w:tcW w:w="252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816966">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424"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13"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52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816966">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13"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13"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816966">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13"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13"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8E4680" w14:paraId="23BB61FF" w14:textId="77777777" w:rsidTr="00816966">
        <w:trPr>
          <w:trHeight w:val="276"/>
        </w:trPr>
        <w:tc>
          <w:tcPr>
            <w:tcW w:w="2821" w:type="dxa"/>
            <w:tcBorders>
              <w:top w:val="single" w:sz="6" w:space="0" w:color="000000"/>
              <w:bottom w:val="single" w:sz="6" w:space="0" w:color="000000"/>
              <w:right w:val="single" w:sz="6" w:space="0" w:color="000000"/>
            </w:tcBorders>
          </w:tcPr>
          <w:p w14:paraId="5583F052" w14:textId="77777777" w:rsidR="008E4680" w:rsidRPr="008200D5" w:rsidRDefault="008E4680" w:rsidP="00816966">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8E4680" w:rsidRDefault="008E4680" w:rsidP="00816966">
            <w:pPr>
              <w:pStyle w:val="TableParagraph"/>
              <w:spacing w:line="257" w:lineRule="exact"/>
              <w:ind w:left="107"/>
              <w:rPr>
                <w:sz w:val="24"/>
              </w:rPr>
            </w:pPr>
            <w:r>
              <w:rPr>
                <w:sz w:val="24"/>
              </w:rPr>
              <w:t>EPA 200.7</w:t>
            </w:r>
          </w:p>
        </w:tc>
        <w:tc>
          <w:tcPr>
            <w:tcW w:w="2424" w:type="dxa"/>
            <w:tcBorders>
              <w:top w:val="single" w:sz="6" w:space="0" w:color="000000"/>
              <w:left w:val="single" w:sz="6" w:space="0" w:color="000000"/>
              <w:bottom w:val="single" w:sz="6" w:space="0" w:color="000000"/>
              <w:right w:val="single" w:sz="6" w:space="0" w:color="000000"/>
            </w:tcBorders>
          </w:tcPr>
          <w:p w14:paraId="4EFA6E39" w14:textId="77777777" w:rsidR="008E4680" w:rsidRDefault="008E4680" w:rsidP="00816966">
            <w:pPr>
              <w:pStyle w:val="TableParagraph"/>
              <w:spacing w:line="257" w:lineRule="exact"/>
              <w:ind w:right="648"/>
              <w:jc w:val="right"/>
              <w:rPr>
                <w:sz w:val="24"/>
              </w:rPr>
            </w:pPr>
            <w:r>
              <w:rPr>
                <w:sz w:val="24"/>
              </w:rPr>
              <w:t>0.3 µg/L</w:t>
            </w:r>
          </w:p>
        </w:tc>
        <w:tc>
          <w:tcPr>
            <w:tcW w:w="1813" w:type="dxa"/>
            <w:tcBorders>
              <w:top w:val="single" w:sz="6" w:space="0" w:color="000000"/>
              <w:left w:val="single" w:sz="6" w:space="0" w:color="000000"/>
              <w:bottom w:val="single" w:sz="6" w:space="0" w:color="000000"/>
              <w:right w:val="single" w:sz="6" w:space="0" w:color="000000"/>
            </w:tcBorders>
          </w:tcPr>
          <w:p w14:paraId="786366FB" w14:textId="77777777" w:rsidR="008E4680" w:rsidRDefault="008E4680" w:rsidP="00816966">
            <w:pPr>
              <w:pStyle w:val="TableParagraph"/>
              <w:spacing w:line="257" w:lineRule="exact"/>
              <w:ind w:left="478" w:right="460"/>
              <w:jc w:val="center"/>
              <w:rPr>
                <w:sz w:val="24"/>
              </w:rPr>
            </w:pPr>
            <w:r>
              <w:rPr>
                <w:sz w:val="24"/>
              </w:rPr>
              <w:t>2.0 mg/L</w:t>
            </w:r>
          </w:p>
        </w:tc>
        <w:tc>
          <w:tcPr>
            <w:tcW w:w="1613" w:type="dxa"/>
            <w:tcBorders>
              <w:top w:val="single" w:sz="6" w:space="0" w:color="000000"/>
              <w:left w:val="single" w:sz="6" w:space="0" w:color="000000"/>
              <w:bottom w:val="single" w:sz="6" w:space="0" w:color="000000"/>
              <w:right w:val="single" w:sz="6" w:space="0" w:color="000000"/>
            </w:tcBorders>
          </w:tcPr>
          <w:p w14:paraId="1872A911"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01CCAAA6" w14:textId="77777777" w:rsidR="008E4680" w:rsidRDefault="008E4680" w:rsidP="00816966">
            <w:pPr>
              <w:pStyle w:val="TableParagraph"/>
              <w:spacing w:line="257" w:lineRule="exact"/>
              <w:ind w:left="318" w:right="281"/>
              <w:jc w:val="center"/>
              <w:rPr>
                <w:sz w:val="24"/>
              </w:rPr>
            </w:pPr>
            <w:r>
              <w:rPr>
                <w:sz w:val="24"/>
              </w:rPr>
              <w:t>85 – 115  %LCS</w:t>
            </w:r>
          </w:p>
        </w:tc>
      </w:tr>
      <w:tr w:rsidR="008E4680" w14:paraId="2164458F" w14:textId="77777777" w:rsidTr="00816966">
        <w:trPr>
          <w:trHeight w:val="551"/>
        </w:trPr>
        <w:tc>
          <w:tcPr>
            <w:tcW w:w="2821" w:type="dxa"/>
            <w:tcBorders>
              <w:top w:val="single" w:sz="6" w:space="0" w:color="000000"/>
              <w:bottom w:val="single" w:sz="6" w:space="0" w:color="000000"/>
              <w:right w:val="single" w:sz="6" w:space="0" w:color="000000"/>
            </w:tcBorders>
          </w:tcPr>
          <w:p w14:paraId="66AB3640" w14:textId="77777777" w:rsidR="008E4680" w:rsidRDefault="008E4680" w:rsidP="00816966">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8E4680" w:rsidRDefault="008E4680" w:rsidP="00816966">
            <w:pPr>
              <w:pStyle w:val="TableParagraph"/>
              <w:spacing w:line="272"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4BBB1DB" w14:textId="77777777" w:rsidR="008E4680" w:rsidRDefault="008E4680" w:rsidP="0081696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tcPr>
          <w:p w14:paraId="7FA2EC8E" w14:textId="77777777" w:rsidR="008E4680" w:rsidRDefault="008E4680" w:rsidP="00816966">
            <w:pPr>
              <w:pStyle w:val="TableParagraph"/>
              <w:spacing w:line="272" w:lineRule="exact"/>
              <w:ind w:left="492"/>
              <w:rPr>
                <w:sz w:val="24"/>
              </w:rPr>
            </w:pPr>
            <w:r>
              <w:rPr>
                <w:sz w:val="24"/>
              </w:rPr>
              <w:t>5.0 µg/L</w:t>
            </w:r>
          </w:p>
        </w:tc>
        <w:tc>
          <w:tcPr>
            <w:tcW w:w="1613" w:type="dxa"/>
            <w:tcBorders>
              <w:top w:val="single" w:sz="6" w:space="0" w:color="000000"/>
              <w:left w:val="single" w:sz="6" w:space="0" w:color="000000"/>
              <w:bottom w:val="single" w:sz="6" w:space="0" w:color="000000"/>
              <w:right w:val="single" w:sz="6" w:space="0" w:color="000000"/>
            </w:tcBorders>
          </w:tcPr>
          <w:p w14:paraId="285A0729" w14:textId="77777777" w:rsidR="008E4680" w:rsidRDefault="008E4680" w:rsidP="00816966">
            <w:pPr>
              <w:pStyle w:val="TableParagraph"/>
              <w:spacing w:line="272"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0D1883D" w14:textId="77777777" w:rsidR="008E4680" w:rsidRDefault="008E4680" w:rsidP="00816966">
            <w:pPr>
              <w:pStyle w:val="TableParagraph"/>
              <w:spacing w:line="272" w:lineRule="exact"/>
              <w:ind w:left="318" w:right="281"/>
              <w:jc w:val="center"/>
              <w:rPr>
                <w:sz w:val="24"/>
              </w:rPr>
            </w:pPr>
            <w:r>
              <w:rPr>
                <w:sz w:val="24"/>
              </w:rPr>
              <w:t>±15 % LFB</w:t>
            </w:r>
          </w:p>
        </w:tc>
      </w:tr>
      <w:tr w:rsidR="008E4680" w14:paraId="1D230FB4" w14:textId="77777777" w:rsidTr="00816966">
        <w:trPr>
          <w:trHeight w:val="276"/>
        </w:trPr>
        <w:tc>
          <w:tcPr>
            <w:tcW w:w="2821" w:type="dxa"/>
            <w:tcBorders>
              <w:top w:val="single" w:sz="6" w:space="0" w:color="000000"/>
              <w:bottom w:val="single" w:sz="6" w:space="0" w:color="000000"/>
              <w:right w:val="single" w:sz="6" w:space="0" w:color="000000"/>
            </w:tcBorders>
          </w:tcPr>
          <w:p w14:paraId="1ECD37AC" w14:textId="77777777" w:rsidR="008E4680" w:rsidRDefault="008E4680" w:rsidP="00816966">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6ABF91CD" w14:textId="77777777" w:rsidR="008E4680" w:rsidRDefault="008E4680" w:rsidP="0081696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tcPr>
          <w:p w14:paraId="52494DEC" w14:textId="77777777" w:rsidR="008E4680" w:rsidRDefault="008E4680" w:rsidP="00816966">
            <w:pPr>
              <w:pStyle w:val="TableParagraph"/>
              <w:spacing w:line="257" w:lineRule="exact"/>
              <w:ind w:left="432"/>
              <w:rPr>
                <w:sz w:val="24"/>
              </w:rPr>
            </w:pPr>
            <w:r>
              <w:rPr>
                <w:sz w:val="24"/>
              </w:rPr>
              <w:t>0.50 µg/L</w:t>
            </w:r>
          </w:p>
        </w:tc>
        <w:tc>
          <w:tcPr>
            <w:tcW w:w="1613" w:type="dxa"/>
            <w:tcBorders>
              <w:top w:val="single" w:sz="6" w:space="0" w:color="000000"/>
              <w:left w:val="single" w:sz="6" w:space="0" w:color="000000"/>
              <w:bottom w:val="single" w:sz="6" w:space="0" w:color="000000"/>
              <w:right w:val="single" w:sz="6" w:space="0" w:color="000000"/>
            </w:tcBorders>
          </w:tcPr>
          <w:p w14:paraId="613F3884"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5167FB5D" w14:textId="77777777" w:rsidR="008E4680" w:rsidRDefault="008E4680" w:rsidP="00816966">
            <w:pPr>
              <w:pStyle w:val="TableParagraph"/>
              <w:spacing w:line="257" w:lineRule="exact"/>
              <w:ind w:left="318" w:right="281"/>
              <w:jc w:val="center"/>
              <w:rPr>
                <w:sz w:val="24"/>
              </w:rPr>
            </w:pPr>
            <w:r>
              <w:rPr>
                <w:sz w:val="24"/>
              </w:rPr>
              <w:t>±15 % LFB</w:t>
            </w:r>
          </w:p>
        </w:tc>
      </w:tr>
      <w:tr w:rsidR="008E4680" w14:paraId="4763FED9" w14:textId="77777777" w:rsidTr="00816966">
        <w:trPr>
          <w:trHeight w:val="275"/>
        </w:trPr>
        <w:tc>
          <w:tcPr>
            <w:tcW w:w="2821" w:type="dxa"/>
            <w:tcBorders>
              <w:top w:val="single" w:sz="6" w:space="0" w:color="000000"/>
              <w:bottom w:val="single" w:sz="6" w:space="0" w:color="000000"/>
              <w:right w:val="single" w:sz="6" w:space="0" w:color="000000"/>
            </w:tcBorders>
          </w:tcPr>
          <w:p w14:paraId="651E3BF6" w14:textId="77777777" w:rsidR="008E4680" w:rsidRDefault="008E4680" w:rsidP="00816966">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1DC9952E" w14:textId="77777777" w:rsidR="008E4680" w:rsidRDefault="008E4680" w:rsidP="0081696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tcPr>
          <w:p w14:paraId="596CC6F9" w14:textId="77777777" w:rsidR="008E4680" w:rsidRDefault="008E4680" w:rsidP="00816966">
            <w:pPr>
              <w:pStyle w:val="TableParagraph"/>
              <w:spacing w:line="255" w:lineRule="exact"/>
              <w:ind w:left="492"/>
              <w:rPr>
                <w:sz w:val="24"/>
              </w:rPr>
            </w:pPr>
            <w:r>
              <w:rPr>
                <w:sz w:val="24"/>
              </w:rPr>
              <w:t>2.0 µg/L</w:t>
            </w:r>
          </w:p>
        </w:tc>
        <w:tc>
          <w:tcPr>
            <w:tcW w:w="1613" w:type="dxa"/>
            <w:tcBorders>
              <w:top w:val="single" w:sz="6" w:space="0" w:color="000000"/>
              <w:left w:val="single" w:sz="6" w:space="0" w:color="000000"/>
              <w:bottom w:val="single" w:sz="6" w:space="0" w:color="000000"/>
              <w:right w:val="single" w:sz="6" w:space="0" w:color="000000"/>
            </w:tcBorders>
          </w:tcPr>
          <w:p w14:paraId="3D1A2050"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2E567F72" w14:textId="77777777" w:rsidR="008E4680" w:rsidRDefault="008E4680" w:rsidP="00816966">
            <w:pPr>
              <w:pStyle w:val="TableParagraph"/>
              <w:spacing w:line="255" w:lineRule="exact"/>
              <w:ind w:left="318" w:right="281"/>
              <w:jc w:val="center"/>
              <w:rPr>
                <w:sz w:val="24"/>
              </w:rPr>
            </w:pPr>
            <w:r>
              <w:rPr>
                <w:sz w:val="24"/>
              </w:rPr>
              <w:t>±15 % LFB</w:t>
            </w:r>
          </w:p>
        </w:tc>
      </w:tr>
      <w:tr w:rsidR="008E4680" w14:paraId="2F6EA887" w14:textId="77777777" w:rsidTr="00816966">
        <w:trPr>
          <w:trHeight w:val="276"/>
        </w:trPr>
        <w:tc>
          <w:tcPr>
            <w:tcW w:w="2821" w:type="dxa"/>
            <w:tcBorders>
              <w:top w:val="single" w:sz="6" w:space="0" w:color="000000"/>
              <w:bottom w:val="single" w:sz="6" w:space="0" w:color="000000"/>
              <w:right w:val="single" w:sz="6" w:space="0" w:color="000000"/>
            </w:tcBorders>
          </w:tcPr>
          <w:p w14:paraId="62349AC7" w14:textId="77777777" w:rsidR="008E4680" w:rsidRDefault="008E4680" w:rsidP="00816966">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2AC23A5B" w14:textId="77777777" w:rsidR="008E4680" w:rsidRDefault="008E4680" w:rsidP="0081696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tcPr>
          <w:p w14:paraId="78457831" w14:textId="77777777" w:rsidR="008E4680" w:rsidRDefault="008E4680" w:rsidP="00816966">
            <w:pPr>
              <w:pStyle w:val="TableParagraph"/>
              <w:spacing w:line="257" w:lineRule="exact"/>
              <w:ind w:left="492"/>
              <w:rPr>
                <w:sz w:val="24"/>
              </w:rPr>
            </w:pPr>
            <w:r>
              <w:rPr>
                <w:sz w:val="24"/>
              </w:rPr>
              <w:t>1.0 µg/L</w:t>
            </w:r>
          </w:p>
        </w:tc>
        <w:tc>
          <w:tcPr>
            <w:tcW w:w="1613" w:type="dxa"/>
            <w:tcBorders>
              <w:top w:val="single" w:sz="6" w:space="0" w:color="000000"/>
              <w:left w:val="single" w:sz="6" w:space="0" w:color="000000"/>
              <w:bottom w:val="single" w:sz="6" w:space="0" w:color="000000"/>
              <w:right w:val="single" w:sz="6" w:space="0" w:color="000000"/>
            </w:tcBorders>
          </w:tcPr>
          <w:p w14:paraId="1C20E66A"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353438AA" w14:textId="77777777" w:rsidR="008E4680" w:rsidRDefault="008E4680" w:rsidP="00816966">
            <w:pPr>
              <w:pStyle w:val="TableParagraph"/>
              <w:spacing w:line="257" w:lineRule="exact"/>
              <w:ind w:left="318" w:right="281"/>
              <w:jc w:val="center"/>
              <w:rPr>
                <w:sz w:val="24"/>
              </w:rPr>
            </w:pPr>
            <w:r>
              <w:rPr>
                <w:sz w:val="24"/>
              </w:rPr>
              <w:t>±15 % LFB</w:t>
            </w:r>
          </w:p>
        </w:tc>
      </w:tr>
      <w:tr w:rsidR="008E4680" w14:paraId="2CF5C61C" w14:textId="77777777" w:rsidTr="00816966">
        <w:trPr>
          <w:trHeight w:val="275"/>
        </w:trPr>
        <w:tc>
          <w:tcPr>
            <w:tcW w:w="2821" w:type="dxa"/>
            <w:tcBorders>
              <w:top w:val="single" w:sz="6" w:space="0" w:color="000000"/>
              <w:bottom w:val="single" w:sz="6" w:space="0" w:color="000000"/>
              <w:right w:val="single" w:sz="6" w:space="0" w:color="000000"/>
            </w:tcBorders>
          </w:tcPr>
          <w:p w14:paraId="4344038E" w14:textId="77777777" w:rsidR="008E4680" w:rsidRDefault="008E4680" w:rsidP="00816966">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8E4680" w:rsidRDefault="008E4680" w:rsidP="00816966">
            <w:pPr>
              <w:pStyle w:val="TableParagraph"/>
              <w:spacing w:line="255" w:lineRule="exact"/>
              <w:ind w:left="107"/>
              <w:rPr>
                <w:sz w:val="24"/>
              </w:rPr>
            </w:pPr>
            <w:r>
              <w:rPr>
                <w:sz w:val="24"/>
              </w:rPr>
              <w:t>EPA 200.8</w:t>
            </w:r>
          </w:p>
        </w:tc>
        <w:tc>
          <w:tcPr>
            <w:tcW w:w="2424" w:type="dxa"/>
            <w:tcBorders>
              <w:top w:val="single" w:sz="6" w:space="0" w:color="000000"/>
              <w:left w:val="single" w:sz="6" w:space="0" w:color="000000"/>
              <w:bottom w:val="single" w:sz="6" w:space="0" w:color="000000"/>
              <w:right w:val="single" w:sz="6" w:space="0" w:color="000000"/>
            </w:tcBorders>
          </w:tcPr>
          <w:p w14:paraId="4D484546" w14:textId="77777777" w:rsidR="008E4680" w:rsidRDefault="008E4680" w:rsidP="0081696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tcPr>
          <w:p w14:paraId="6896777A" w14:textId="77777777" w:rsidR="008E4680" w:rsidRDefault="008E4680" w:rsidP="00816966">
            <w:pPr>
              <w:pStyle w:val="TableParagraph"/>
              <w:spacing w:line="255" w:lineRule="exact"/>
              <w:ind w:left="492"/>
              <w:rPr>
                <w:sz w:val="24"/>
              </w:rPr>
            </w:pPr>
            <w:r>
              <w:rPr>
                <w:sz w:val="24"/>
              </w:rPr>
              <w:t>0.2 µg/L</w:t>
            </w:r>
          </w:p>
        </w:tc>
        <w:tc>
          <w:tcPr>
            <w:tcW w:w="1613" w:type="dxa"/>
            <w:tcBorders>
              <w:top w:val="single" w:sz="6" w:space="0" w:color="000000"/>
              <w:left w:val="single" w:sz="6" w:space="0" w:color="000000"/>
              <w:bottom w:val="single" w:sz="6" w:space="0" w:color="000000"/>
              <w:right w:val="single" w:sz="6" w:space="0" w:color="000000"/>
            </w:tcBorders>
          </w:tcPr>
          <w:p w14:paraId="6F72767C" w14:textId="77777777" w:rsidR="008E4680" w:rsidRDefault="008E4680" w:rsidP="00816966">
            <w:pPr>
              <w:pStyle w:val="TableParagraph"/>
              <w:spacing w:line="255" w:lineRule="exact"/>
              <w:ind w:left="516"/>
              <w:rPr>
                <w:sz w:val="24"/>
              </w:rPr>
            </w:pPr>
            <w:r>
              <w:rPr>
                <w:sz w:val="24"/>
              </w:rPr>
              <w:t>≤ 20 RPD</w:t>
            </w:r>
          </w:p>
        </w:tc>
        <w:tc>
          <w:tcPr>
            <w:tcW w:w="2520" w:type="dxa"/>
            <w:tcBorders>
              <w:top w:val="single" w:sz="6" w:space="0" w:color="000000"/>
              <w:left w:val="single" w:sz="6" w:space="0" w:color="000000"/>
              <w:bottom w:val="single" w:sz="6" w:space="0" w:color="000000"/>
            </w:tcBorders>
          </w:tcPr>
          <w:p w14:paraId="153853DB" w14:textId="77777777" w:rsidR="008E4680" w:rsidRDefault="008E4680" w:rsidP="00816966">
            <w:pPr>
              <w:pStyle w:val="TableParagraph"/>
              <w:spacing w:line="255" w:lineRule="exact"/>
              <w:ind w:left="318" w:right="281"/>
              <w:jc w:val="center"/>
              <w:rPr>
                <w:sz w:val="24"/>
              </w:rPr>
            </w:pPr>
            <w:r>
              <w:rPr>
                <w:sz w:val="24"/>
              </w:rPr>
              <w:t>±15 % LFB</w:t>
            </w:r>
          </w:p>
        </w:tc>
      </w:tr>
      <w:tr w:rsidR="008E4680" w14:paraId="62EA4A07" w14:textId="77777777" w:rsidTr="00816966">
        <w:trPr>
          <w:trHeight w:val="277"/>
        </w:trPr>
        <w:tc>
          <w:tcPr>
            <w:tcW w:w="2821" w:type="dxa"/>
            <w:tcBorders>
              <w:top w:val="single" w:sz="6" w:space="0" w:color="000000"/>
              <w:right w:val="single" w:sz="6" w:space="0" w:color="000000"/>
            </w:tcBorders>
          </w:tcPr>
          <w:p w14:paraId="6BBDF9EF" w14:textId="77777777" w:rsidR="008E4680" w:rsidRDefault="008E4680" w:rsidP="00816966">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8E4680" w:rsidRDefault="008E4680" w:rsidP="00816966">
            <w:pPr>
              <w:pStyle w:val="TableParagraph"/>
              <w:spacing w:line="257" w:lineRule="exact"/>
              <w:ind w:left="107"/>
              <w:rPr>
                <w:sz w:val="24"/>
              </w:rPr>
            </w:pPr>
            <w:r>
              <w:rPr>
                <w:sz w:val="24"/>
              </w:rPr>
              <w:t>EPA 200.8</w:t>
            </w:r>
          </w:p>
        </w:tc>
        <w:tc>
          <w:tcPr>
            <w:tcW w:w="2424" w:type="dxa"/>
            <w:tcBorders>
              <w:top w:val="single" w:sz="6" w:space="0" w:color="000000"/>
              <w:left w:val="single" w:sz="6" w:space="0" w:color="000000"/>
              <w:right w:val="single" w:sz="6" w:space="0" w:color="000000"/>
            </w:tcBorders>
          </w:tcPr>
          <w:p w14:paraId="5888A66A" w14:textId="77777777" w:rsidR="008E4680" w:rsidRDefault="008E4680" w:rsidP="0081696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right w:val="single" w:sz="6" w:space="0" w:color="000000"/>
            </w:tcBorders>
          </w:tcPr>
          <w:p w14:paraId="0D650568" w14:textId="77777777" w:rsidR="008E4680" w:rsidRDefault="008E4680" w:rsidP="00816966">
            <w:pPr>
              <w:pStyle w:val="TableParagraph"/>
              <w:spacing w:line="257" w:lineRule="exact"/>
              <w:ind w:left="432"/>
              <w:rPr>
                <w:sz w:val="24"/>
              </w:rPr>
            </w:pPr>
            <w:r>
              <w:rPr>
                <w:sz w:val="24"/>
              </w:rPr>
              <w:t>10.0 µg/L</w:t>
            </w:r>
          </w:p>
        </w:tc>
        <w:tc>
          <w:tcPr>
            <w:tcW w:w="1613" w:type="dxa"/>
            <w:tcBorders>
              <w:top w:val="single" w:sz="6" w:space="0" w:color="000000"/>
              <w:left w:val="single" w:sz="6" w:space="0" w:color="000000"/>
              <w:right w:val="single" w:sz="6" w:space="0" w:color="000000"/>
            </w:tcBorders>
          </w:tcPr>
          <w:p w14:paraId="778D1289" w14:textId="77777777" w:rsidR="008E4680" w:rsidRDefault="008E4680" w:rsidP="00816966">
            <w:pPr>
              <w:pStyle w:val="TableParagraph"/>
              <w:spacing w:line="257" w:lineRule="exact"/>
              <w:ind w:left="516"/>
              <w:rPr>
                <w:sz w:val="24"/>
              </w:rPr>
            </w:pPr>
            <w:r>
              <w:rPr>
                <w:sz w:val="24"/>
              </w:rPr>
              <w:t>≤ 20 RPD</w:t>
            </w:r>
          </w:p>
        </w:tc>
        <w:tc>
          <w:tcPr>
            <w:tcW w:w="2520" w:type="dxa"/>
            <w:tcBorders>
              <w:top w:val="single" w:sz="6" w:space="0" w:color="000000"/>
              <w:left w:val="single" w:sz="6" w:space="0" w:color="000000"/>
            </w:tcBorders>
          </w:tcPr>
          <w:p w14:paraId="7A0D14F7" w14:textId="77777777" w:rsidR="008E4680" w:rsidRDefault="008E4680" w:rsidP="00816966">
            <w:pPr>
              <w:pStyle w:val="TableParagraph"/>
              <w:spacing w:line="257" w:lineRule="exact"/>
              <w:ind w:left="318" w:right="281"/>
              <w:jc w:val="center"/>
              <w:rPr>
                <w:sz w:val="24"/>
              </w:rPr>
            </w:pPr>
            <w:r>
              <w:rPr>
                <w:sz w:val="24"/>
              </w:rPr>
              <w:t>±15 % LFB</w:t>
            </w:r>
          </w:p>
        </w:tc>
      </w:tr>
      <w:bookmarkEnd w:id="849"/>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861" w:name="_Hlk116644230"/>
      <w:r>
        <w:t>DL, detection</w:t>
      </w:r>
      <w:r>
        <w:rPr>
          <w:spacing w:val="-3"/>
        </w:rPr>
        <w:t xml:space="preserve"> </w:t>
      </w:r>
      <w:r>
        <w:t>limit</w:t>
      </w:r>
      <w:bookmarkEnd w:id="861"/>
      <w:r>
        <w:tab/>
      </w:r>
      <w:bookmarkStart w:id="862" w:name="_Hlk116644286"/>
      <w:r>
        <w:t>µg/L, micrograms per liter (ppb)</w:t>
      </w:r>
      <w:bookmarkEnd w:id="862"/>
    </w:p>
    <w:p w14:paraId="158F8AD7" w14:textId="77777777" w:rsidR="008E4680" w:rsidRDefault="008E4680" w:rsidP="008E4680">
      <w:pPr>
        <w:pStyle w:val="BodyText"/>
        <w:tabs>
          <w:tab w:val="left" w:pos="8019"/>
        </w:tabs>
        <w:ind w:left="820" w:right="4485"/>
      </w:pPr>
      <w:bookmarkStart w:id="863" w:name="_Hlk116644240"/>
      <w:r>
        <w:t xml:space="preserve">LOQ, </w:t>
      </w:r>
      <w:bookmarkEnd w:id="863"/>
      <w:r>
        <w:t>limit of quantitation</w:t>
      </w:r>
      <w:r>
        <w:tab/>
      </w:r>
      <w:bookmarkStart w:id="864" w:name="_Hlk116644308"/>
      <w:r>
        <w:t xml:space="preserve">RPD, relative percent difference </w:t>
      </w:r>
      <w:bookmarkStart w:id="865" w:name="_Hlk116644252"/>
      <w:bookmarkEnd w:id="864"/>
      <w:r>
        <w:t>LCS, laboratory control</w:t>
      </w:r>
      <w:r>
        <w:rPr>
          <w:spacing w:val="-1"/>
        </w:rPr>
        <w:t xml:space="preserve"> </w:t>
      </w:r>
      <w:r>
        <w:t>sample</w:t>
      </w:r>
    </w:p>
    <w:p w14:paraId="3ECE105B" w14:textId="77777777" w:rsidR="008E4680" w:rsidRDefault="008E4680" w:rsidP="008E4680">
      <w:pPr>
        <w:pStyle w:val="BodyText"/>
        <w:ind w:left="820" w:right="11640"/>
      </w:pPr>
      <w:r>
        <w:t>LFB, laboratory fortified blank mg/L, milligrams per liter (ppm)</w:t>
      </w:r>
    </w:p>
    <w:bookmarkEnd w:id="865"/>
    <w:p w14:paraId="02563A05" w14:textId="77777777" w:rsidR="008E4680" w:rsidRDefault="008E4680" w:rsidP="008E4680">
      <w:pPr>
        <w:sectPr w:rsidR="008E4680">
          <w:headerReference w:type="default" r:id="rId29"/>
          <w:footerReference w:type="default" r:id="rId30"/>
          <w:pgSz w:w="16840" w:h="11900" w:orient="landscape"/>
          <w:pgMar w:top="1320" w:right="600" w:bottom="940" w:left="620" w:header="929" w:footer="745" w:gutter="0"/>
          <w:cols w:space="720"/>
        </w:sectPr>
      </w:pPr>
    </w:p>
    <w:p w14:paraId="40FC85D1" w14:textId="77777777" w:rsidR="008E4680" w:rsidRDefault="008E4680" w:rsidP="008E4680">
      <w:pPr>
        <w:pStyle w:val="BodyText"/>
        <w:spacing w:before="2"/>
        <w:rPr>
          <w:sz w:val="26"/>
        </w:rPr>
      </w:pPr>
    </w:p>
    <w:p w14:paraId="32A67F04" w14:textId="2C810AFA" w:rsidR="008E4680" w:rsidRDefault="008E4680" w:rsidP="008E4680">
      <w:pPr>
        <w:spacing w:before="90"/>
        <w:ind w:left="820" w:right="1258"/>
        <w:rPr>
          <w:b/>
          <w:sz w:val="24"/>
        </w:rPr>
      </w:pPr>
      <w:bookmarkStart w:id="866" w:name="_bookmark9"/>
      <w:bookmarkStart w:id="867" w:name="_Ref125970027"/>
      <w:bookmarkStart w:id="868" w:name="_Toc132022465"/>
      <w:bookmarkEnd w:id="866"/>
      <w:r>
        <w:rPr>
          <w:b/>
          <w:sz w:val="24"/>
        </w:rPr>
        <w:t xml:space="preserve">Table </w:t>
      </w:r>
      <w:ins w:id="869" w:author="Benjamin Meyer" w:date="2023-04-18T10:26:00Z">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5</w:t>
        </w:r>
        <w:r w:rsidR="000A6FC9" w:rsidRPr="00555404">
          <w:rPr>
            <w:b/>
            <w:i/>
            <w:sz w:val="24"/>
            <w:szCs w:val="24"/>
          </w:rPr>
          <w:fldChar w:fldCharType="end"/>
        </w:r>
        <w:bookmarkEnd w:id="867"/>
        <w:r w:rsidR="000A6FC9" w:rsidRPr="00555404">
          <w:rPr>
            <w:b/>
            <w:sz w:val="24"/>
            <w:szCs w:val="24"/>
          </w:rPr>
          <w:t>.</w:t>
        </w:r>
      </w:ins>
      <w:r>
        <w:rPr>
          <w:b/>
          <w:sz w:val="24"/>
        </w:rPr>
        <w:t xml:space="preserve"> Data Quality Objectives for Nutrients, Fecal Coliform, and Total Suspended Solids (Supplied by </w:t>
      </w:r>
      <w:proofErr w:type="spellStart"/>
      <w:r>
        <w:rPr>
          <w:b/>
          <w:sz w:val="24"/>
        </w:rPr>
        <w:t>Analytica</w:t>
      </w:r>
      <w:proofErr w:type="spellEnd"/>
      <w:r>
        <w:rPr>
          <w:b/>
          <w:sz w:val="24"/>
        </w:rPr>
        <w:t xml:space="preserve"> Group F.C., and SGS)</w:t>
      </w:r>
      <w:bookmarkEnd w:id="868"/>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870" w:name="PARAMETER"/>
            <w:bookmarkEnd w:id="870"/>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871" w:name="METHOD"/>
            <w:bookmarkEnd w:id="871"/>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872" w:name="SENSITIVITY_(MDL)"/>
            <w:bookmarkEnd w:id="872"/>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873" w:name="PQL"/>
            <w:bookmarkEnd w:id="873"/>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874" w:name="OVERALL_PROJECT_PRECISION"/>
            <w:bookmarkEnd w:id="874"/>
            <w:r>
              <w:rPr>
                <w:b/>
                <w:sz w:val="24"/>
              </w:rPr>
              <w:t>OVERALL PROJECT PRECISION</w:t>
            </w:r>
            <w:commentRangeStart w:id="875"/>
            <w:r>
              <w:rPr>
                <w:rStyle w:val="FootnoteReference"/>
                <w:b/>
                <w:sz w:val="24"/>
              </w:rPr>
              <w:footnoteReference w:id="7"/>
            </w:r>
            <w:commentRangeEnd w:id="875"/>
            <w:r w:rsidR="000A6FC9">
              <w:rPr>
                <w:rStyle w:val="CommentReference"/>
              </w:rPr>
              <w:commentReference w:id="875"/>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proofErr w:type="gramStart"/>
      <w:r>
        <w:rPr>
          <w:sz w:val="20"/>
        </w:rPr>
        <w:t>mg/L</w:t>
      </w:r>
      <w:proofErr w:type="gramEnd"/>
      <w:r>
        <w:rPr>
          <w:sz w:val="20"/>
        </w:rPr>
        <w:t>,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03D3C821" w14:textId="77777777" w:rsidR="008E4680" w:rsidRDefault="008E4680" w:rsidP="008E4680">
      <w:pPr>
        <w:rPr>
          <w:sz w:val="20"/>
        </w:rPr>
        <w:sectPr w:rsidR="008E4680">
          <w:footnotePr>
            <w:numFmt w:val="chicago"/>
          </w:footnotePr>
          <w:pgSz w:w="16840" w:h="11900" w:orient="landscape"/>
          <w:pgMar w:top="1320" w:right="600" w:bottom="940" w:left="620" w:header="929" w:footer="745" w:gutter="0"/>
          <w:cols w:space="720"/>
        </w:sectPr>
      </w:pPr>
    </w:p>
    <w:p w14:paraId="6EB13F13" w14:textId="77777777" w:rsidR="008E4680" w:rsidRDefault="008E4680" w:rsidP="008E4680">
      <w:pPr>
        <w:pStyle w:val="BodyText"/>
        <w:spacing w:before="2"/>
        <w:rPr>
          <w:sz w:val="26"/>
        </w:rPr>
      </w:pPr>
    </w:p>
    <w:p w14:paraId="20CDB8BC" w14:textId="391D45AD" w:rsidR="008E4680" w:rsidRDefault="008E4680" w:rsidP="008E4680">
      <w:pPr>
        <w:spacing w:before="90"/>
        <w:ind w:left="820"/>
        <w:rPr>
          <w:b/>
          <w:sz w:val="24"/>
        </w:rPr>
      </w:pPr>
      <w:bookmarkStart w:id="883" w:name="_bookmark10"/>
      <w:bookmarkStart w:id="884" w:name="_Ref125968599"/>
      <w:bookmarkStart w:id="885" w:name="_Toc132022466"/>
      <w:bookmarkEnd w:id="883"/>
      <w:r>
        <w:rPr>
          <w:b/>
          <w:sz w:val="24"/>
        </w:rPr>
        <w:t xml:space="preserve">Table </w:t>
      </w:r>
      <w:ins w:id="886" w:author="Benjamin Meyer" w:date="2023-04-18T10:26:00Z">
        <w:r w:rsidR="000A6FC9" w:rsidRPr="00555404">
          <w:rPr>
            <w:b/>
            <w:i/>
            <w:sz w:val="24"/>
            <w:szCs w:val="24"/>
          </w:rPr>
          <w:fldChar w:fldCharType="begin"/>
        </w:r>
        <w:r w:rsidR="000A6FC9" w:rsidRPr="00555404">
          <w:rPr>
            <w:b/>
            <w:sz w:val="24"/>
            <w:szCs w:val="24"/>
          </w:rPr>
          <w:instrText xml:space="preserve"> SEQ Table \* ARABIC </w:instrText>
        </w:r>
        <w:r w:rsidR="000A6FC9" w:rsidRPr="00555404">
          <w:rPr>
            <w:b/>
            <w:i/>
            <w:sz w:val="24"/>
            <w:szCs w:val="24"/>
          </w:rPr>
          <w:fldChar w:fldCharType="separate"/>
        </w:r>
        <w:r w:rsidR="000A6FC9">
          <w:rPr>
            <w:b/>
            <w:noProof/>
            <w:sz w:val="24"/>
            <w:szCs w:val="24"/>
          </w:rPr>
          <w:t>6</w:t>
        </w:r>
        <w:r w:rsidR="000A6FC9" w:rsidRPr="00555404">
          <w:rPr>
            <w:b/>
            <w:i/>
            <w:sz w:val="24"/>
            <w:szCs w:val="24"/>
          </w:rPr>
          <w:fldChar w:fldCharType="end"/>
        </w:r>
        <w:bookmarkEnd w:id="884"/>
        <w:r w:rsidR="000A6FC9" w:rsidRPr="00555404">
          <w:rPr>
            <w:b/>
            <w:sz w:val="24"/>
            <w:szCs w:val="24"/>
          </w:rPr>
          <w:t>.</w:t>
        </w:r>
      </w:ins>
      <w:r>
        <w:rPr>
          <w:b/>
          <w:sz w:val="24"/>
        </w:rPr>
        <w:t xml:space="preserve"> Data Quality Objectives for Stream Temperature Monitoring (From Cook </w:t>
      </w:r>
      <w:ins w:id="887" w:author="Benjamin Meyer" w:date="2023-04-18T10:26:00Z">
        <w:r w:rsidR="000A6FC9" w:rsidRPr="00555404">
          <w:rPr>
            <w:b/>
            <w:sz w:val="24"/>
            <w:szCs w:val="24"/>
          </w:rPr>
          <w:t>Inletkeeper</w:t>
        </w:r>
      </w:ins>
      <w:del w:id="888" w:author="Benjamin Meyer" w:date="2023-04-18T10:26:00Z">
        <w:r>
          <w:rPr>
            <w:b/>
            <w:sz w:val="24"/>
          </w:rPr>
          <w:delText>InletKeeper</w:delText>
        </w:r>
      </w:del>
      <w:r>
        <w:rPr>
          <w:b/>
          <w:sz w:val="24"/>
        </w:rPr>
        <w:t>)</w:t>
      </w:r>
      <w:bookmarkEnd w:id="885"/>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73EBFCE5"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ins w:id="889" w:author="Benjamin Meyer" w:date="2023-04-18T10:26:00Z">
        <w:r w:rsidR="000A6FC9">
          <w:t>To</w:t>
        </w:r>
      </w:ins>
      <w:del w:id="890" w:author="Benjamin Meyer" w:date="2023-04-18T10:26:00Z">
        <w:r>
          <w:delText>In order to</w:delText>
        </w:r>
      </w:del>
      <w:r>
        <w:t xml:space="preserve"> use measurements for RPD calculations</w:t>
      </w:r>
      <w:ins w:id="891" w:author="Benjamin Meyer" w:date="2023-04-18T10:26:00Z">
        <w:r w:rsidR="000A6FC9">
          <w:t>: one or both of the measurements</w:t>
        </w:r>
      </w:ins>
      <w:del w:id="892" w:author="Benjamin Meyer" w:date="2023-04-18T10:26:00Z">
        <w:r>
          <w:delText xml:space="preserve"> they</w:delText>
        </w:r>
      </w:del>
      <w:r>
        <w:t xml:space="preserve"> must be above the parameters limit of quantitation (LOQ) and/or reporting limit (RL</w:t>
      </w:r>
      <w:ins w:id="893" w:author="Benjamin Meyer" w:date="2023-04-18T10:26:00Z">
        <w:r w:rsidR="000A6FC9">
          <w:t>), and one or both of the measurements must be at least two times the LOQ.</w:t>
        </w:r>
      </w:ins>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31"/>
          <w:footerReference w:type="default" r:id="rId32"/>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894" w:name="Kenai_QAPP_signatures_2020_05_05"/>
      <w:bookmarkEnd w:id="894"/>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commentRangeStart w:id="895"/>
      <w:r>
        <w:rPr>
          <w:b/>
          <w:sz w:val="24"/>
          <w:u w:val="thick"/>
        </w:rPr>
        <w:t>Accuracy</w:t>
      </w:r>
      <w:commentRangeEnd w:id="895"/>
      <w:r w:rsidR="00601E6B">
        <w:rPr>
          <w:rStyle w:val="CommentReference"/>
        </w:rPr>
        <w:commentReference w:id="895"/>
      </w:r>
    </w:p>
    <w:p w14:paraId="2BC4AE6F" w14:textId="7ABADF93"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ins w:id="896" w:author="Benjamin Meyer" w:date="2023-04-18T10:26:00Z">
        <w:r w:rsidR="00601E6B">
          <w:t>Discharge Monitoring Report Quality Assurance reports</w:t>
        </w:r>
      </w:ins>
      <w:del w:id="897" w:author="Benjamin Meyer" w:date="2023-04-18T10:26:00Z">
        <w:r>
          <w:delText>DMRQA</w:delText>
        </w:r>
      </w:del>
      <w:r>
        <w:t xml:space="preserve">, blind Water Supply or Water Pollution PE samples from </w:t>
      </w:r>
      <w:ins w:id="898" w:author="Benjamin Meyer" w:date="2023-04-18T10:26:00Z">
        <w:r w:rsidR="00601E6B">
          <w:t>American Association for Laboratory Accreditation</w:t>
        </w:r>
      </w:ins>
      <w:del w:id="899" w:author="Benjamin Meyer" w:date="2023-04-18T10:26:00Z">
        <w:r>
          <w:delText>A2LA</w:delText>
        </w:r>
      </w:del>
      <w:r>
        <w:t xml:space="preserve"> certified, </w:t>
      </w:r>
      <w:proofErr w:type="spellStart"/>
      <w:r>
        <w:t>etc</w:t>
      </w:r>
      <w:proofErr w:type="spellEnd"/>
      <w:ins w:id="900" w:author="Benjamin Meyer" w:date="2023-04-18T10:26:00Z">
        <w:r w:rsidR="00601E6B">
          <w:t>).</w:t>
        </w:r>
      </w:ins>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20A16721" w:rsidR="000866DB" w:rsidRDefault="000866DB" w:rsidP="00B35F53">
      <w:pPr>
        <w:pStyle w:val="BodyText"/>
        <w:ind w:right="302"/>
      </w:pPr>
      <w:r>
        <w:t>Representativeness is the extent to which measurements</w:t>
      </w:r>
      <w:del w:id="901" w:author="Benjamin Meyer" w:date="2023-04-18T10:26:00Z">
        <w:r>
          <w:delText xml:space="preserve"> actually</w:delText>
        </w:r>
      </w:del>
      <w:r>
        <w:t xml:space="preserve"> represent the true environmental condition. Representativeness will not be routinely monitored throughout the project, but is incorporated when necessary</w:t>
      </w:r>
      <w:ins w:id="902" w:author="Benjamin Meyer" w:date="2023-04-18T10:26:00Z">
        <w:r w:rsidR="00601E6B">
          <w:t>,</w:t>
        </w:r>
      </w:ins>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2559205C" w:rsidR="000866DB" w:rsidRDefault="000866DB" w:rsidP="00B35F53">
      <w:pPr>
        <w:pStyle w:val="BodyText"/>
        <w:ind w:right="328"/>
      </w:pPr>
      <w:r>
        <w:t xml:space="preserve">Completeness is the comparison between the </w:t>
      </w:r>
      <w:ins w:id="903" w:author="Benjamin Meyer" w:date="2023-04-18T10:26:00Z">
        <w:r w:rsidR="00601E6B">
          <w:t>amounts</w:t>
        </w:r>
      </w:ins>
      <w:del w:id="904" w:author="Benjamin Meyer" w:date="2023-04-18T10:26:00Z">
        <w:r>
          <w:delText>amount</w:delText>
        </w:r>
      </w:del>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05CF3444"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ins w:id="905" w:author="Benjamin Meyer" w:date="2023-04-18T10:26:00Z">
        <w:r w:rsidR="00601E6B" w:rsidRPr="00B35F53">
          <w:rPr>
            <w:rStyle w:val="hgkelc"/>
            <w:sz w:val="24"/>
            <w:szCs w:val="24"/>
            <w:lang w:val="en"/>
          </w:rPr>
          <w:t>annual</w:t>
        </w:r>
      </w:ins>
      <w:del w:id="906" w:author="Benjamin Meyer" w:date="2023-04-18T10:26:00Z">
        <w:r w:rsidRPr="00B35F53">
          <w:rPr>
            <w:rStyle w:val="hgkelc"/>
            <w:sz w:val="24"/>
            <w:szCs w:val="24"/>
            <w:lang w:val="en"/>
          </w:rPr>
          <w:delText>biannual</w:delText>
        </w:r>
      </w:del>
      <w:r w:rsidRPr="00B35F53">
        <w:rPr>
          <w:rStyle w:val="hgkelc"/>
          <w:sz w:val="24"/>
          <w:szCs w:val="24"/>
          <w:lang w:val="en"/>
        </w:rPr>
        <w:t xml:space="preserve"> results report </w:t>
      </w:r>
      <w:ins w:id="907" w:author="Benjamin Meyer" w:date="2023-04-18T10:26:00Z">
        <w:r w:rsidR="00601E6B" w:rsidRPr="00B35F53">
          <w:rPr>
            <w:rStyle w:val="hgkelc"/>
            <w:sz w:val="24"/>
            <w:szCs w:val="24"/>
            <w:lang w:val="en"/>
          </w:rPr>
          <w:t>(</w:t>
        </w:r>
        <w:r w:rsidR="00601E6B" w:rsidRPr="00B35F53">
          <w:rPr>
            <w:rStyle w:val="hgkelc"/>
            <w:sz w:val="24"/>
            <w:szCs w:val="24"/>
            <w:lang w:val="en"/>
          </w:rPr>
          <w:fldChar w:fldCharType="begin"/>
        </w:r>
        <w:r w:rsidR="00601E6B" w:rsidRPr="00B35F53">
          <w:rPr>
            <w:rStyle w:val="hgkelc"/>
            <w:sz w:val="24"/>
            <w:szCs w:val="24"/>
            <w:lang w:val="en"/>
          </w:rPr>
          <w:instrText xml:space="preserve"> REF _Ref125968846 \h  \* MERGEFORMAT </w:instrText>
        </w:r>
        <w:r w:rsidR="00601E6B" w:rsidRPr="00B35F53">
          <w:rPr>
            <w:rStyle w:val="hgkelc"/>
            <w:sz w:val="24"/>
            <w:szCs w:val="24"/>
            <w:lang w:val="en"/>
          </w:rPr>
        </w:r>
        <w:r w:rsidR="00601E6B" w:rsidRPr="00B35F53">
          <w:rPr>
            <w:rStyle w:val="hgkelc"/>
            <w:sz w:val="24"/>
            <w:szCs w:val="24"/>
            <w:lang w:val="en"/>
          </w:rPr>
          <w:fldChar w:fldCharType="separate"/>
        </w:r>
        <w:r w:rsidR="00601E6B" w:rsidRPr="00B35F53">
          <w:rPr>
            <w:noProof/>
            <w:sz w:val="24"/>
            <w:szCs w:val="24"/>
          </w:rPr>
          <w:t>Table</w:t>
        </w:r>
        <w:r w:rsidR="00601E6B" w:rsidRPr="00B35F53">
          <w:rPr>
            <w:sz w:val="24"/>
            <w:szCs w:val="24"/>
          </w:rPr>
          <w:t xml:space="preserve"> </w:t>
        </w:r>
        <w:r w:rsidR="00601E6B" w:rsidRPr="00B35F53">
          <w:rPr>
            <w:noProof/>
            <w:sz w:val="24"/>
            <w:szCs w:val="24"/>
          </w:rPr>
          <w:t>7</w:t>
        </w:r>
        <w:r w:rsidR="00601E6B" w:rsidRPr="00B35F53">
          <w:rPr>
            <w:rStyle w:val="hgkelc"/>
            <w:sz w:val="24"/>
            <w:szCs w:val="24"/>
            <w:lang w:val="en"/>
          </w:rPr>
          <w:fldChar w:fldCharType="end"/>
        </w:r>
        <w:r w:rsidR="00601E6B" w:rsidRPr="00B35F53">
          <w:rPr>
            <w:rStyle w:val="hgkelc"/>
            <w:sz w:val="24"/>
            <w:szCs w:val="24"/>
            <w:lang w:val="en"/>
          </w:rPr>
          <w:t>).</w:t>
        </w:r>
      </w:ins>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2C15D0E8" w:rsidR="000866DB" w:rsidRDefault="000866DB" w:rsidP="000866DB">
      <w:pPr>
        <w:spacing w:line="275" w:lineRule="exact"/>
        <w:ind w:left="688"/>
        <w:rPr>
          <w:rStyle w:val="hgkelc"/>
          <w:lang w:val="en"/>
        </w:rPr>
      </w:pPr>
      <w:bookmarkStart w:id="908" w:name="_Ref125968846"/>
      <w:bookmarkStart w:id="909" w:name="_Toc132022467"/>
      <w:r>
        <w:rPr>
          <w:b/>
          <w:sz w:val="24"/>
        </w:rPr>
        <w:t xml:space="preserve">Table </w:t>
      </w:r>
      <w:ins w:id="910" w:author="Benjamin Meyer" w:date="2023-04-18T10:26:00Z">
        <w:r w:rsidR="00601E6B" w:rsidRPr="00F91D88">
          <w:rPr>
            <w:b/>
            <w:sz w:val="24"/>
            <w:szCs w:val="24"/>
          </w:rPr>
          <w:fldChar w:fldCharType="begin"/>
        </w:r>
        <w:r w:rsidR="00601E6B" w:rsidRPr="00F91D88">
          <w:rPr>
            <w:b/>
            <w:sz w:val="24"/>
            <w:szCs w:val="24"/>
          </w:rPr>
          <w:instrText xml:space="preserve"> SEQ Table \* ARABIC </w:instrText>
        </w:r>
        <w:r w:rsidR="00601E6B" w:rsidRPr="00F91D88">
          <w:rPr>
            <w:b/>
            <w:sz w:val="24"/>
            <w:szCs w:val="24"/>
          </w:rPr>
          <w:fldChar w:fldCharType="separate"/>
        </w:r>
        <w:r w:rsidR="00601E6B">
          <w:rPr>
            <w:b/>
            <w:noProof/>
            <w:sz w:val="24"/>
            <w:szCs w:val="24"/>
          </w:rPr>
          <w:t>7</w:t>
        </w:r>
        <w:r w:rsidR="00601E6B" w:rsidRPr="00F91D88">
          <w:rPr>
            <w:b/>
            <w:sz w:val="24"/>
            <w:szCs w:val="24"/>
          </w:rPr>
          <w:fldChar w:fldCharType="end"/>
        </w:r>
        <w:bookmarkEnd w:id="908"/>
        <w:r w:rsidR="00601E6B" w:rsidRPr="00F91D88">
          <w:rPr>
            <w:b/>
            <w:sz w:val="24"/>
            <w:szCs w:val="24"/>
          </w:rPr>
          <w:t>.</w:t>
        </w:r>
      </w:ins>
      <w:r>
        <w:rPr>
          <w:b/>
          <w:sz w:val="24"/>
        </w:rPr>
        <w:t xml:space="preserve"> Data Qualifiers (from SGS North America</w:t>
      </w:r>
      <w:ins w:id="911" w:author="Benjamin Meyer" w:date="2023-04-18T10:26:00Z">
        <w:r w:rsidR="00601E6B" w:rsidRPr="00F91D88">
          <w:rPr>
            <w:b/>
            <w:sz w:val="24"/>
            <w:szCs w:val="24"/>
          </w:rPr>
          <w:t>)</w:t>
        </w:r>
      </w:ins>
      <w:bookmarkEnd w:id="909"/>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912"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913" w:name="A8._TRAINING_REQUIREMENTS"/>
      <w:bookmarkStart w:id="914" w:name="_Toc125960343"/>
      <w:bookmarkStart w:id="915" w:name="_Toc125984003"/>
      <w:bookmarkStart w:id="916" w:name="_Toc125984286"/>
      <w:bookmarkStart w:id="917" w:name="_Toc132032658"/>
      <w:bookmarkStart w:id="918" w:name="_Toc132706049"/>
      <w:bookmarkEnd w:id="913"/>
      <w:r>
        <w:lastRenderedPageBreak/>
        <w:t xml:space="preserve">A8. </w:t>
      </w:r>
      <w:ins w:id="919" w:author="Benjamin Meyer" w:date="2023-04-18T10:26:00Z">
        <w:r w:rsidR="00601E6B">
          <w:t>Training</w:t>
        </w:r>
        <w:r w:rsidR="00601E6B">
          <w:rPr>
            <w:spacing w:val="-1"/>
          </w:rPr>
          <w:t xml:space="preserve"> </w:t>
        </w:r>
        <w:r w:rsidR="00601E6B">
          <w:t>Requirements</w:t>
        </w:r>
      </w:ins>
      <w:bookmarkEnd w:id="912"/>
      <w:bookmarkEnd w:id="914"/>
      <w:bookmarkEnd w:id="915"/>
      <w:bookmarkEnd w:id="916"/>
      <w:bookmarkEnd w:id="917"/>
      <w:bookmarkEnd w:id="918"/>
    </w:p>
    <w:p w14:paraId="16D987D8" w14:textId="77777777" w:rsidR="000866DB" w:rsidRDefault="000866DB" w:rsidP="000866DB">
      <w:pPr>
        <w:pStyle w:val="BodyText"/>
        <w:rPr>
          <w:del w:id="920" w:author="Benjamin Meyer" w:date="2023-04-18T10:26:00Z"/>
          <w:b/>
        </w:rPr>
      </w:pPr>
    </w:p>
    <w:p w14:paraId="323D14DA" w14:textId="77777777" w:rsidR="000866DB" w:rsidRDefault="000866DB" w:rsidP="000866DB">
      <w:pPr>
        <w:pStyle w:val="Heading2"/>
        <w:spacing w:line="240" w:lineRule="auto"/>
        <w:rPr>
          <w:del w:id="921" w:author="Benjamin Meyer" w:date="2023-04-18T10:26:00Z"/>
        </w:rPr>
      </w:pPr>
      <w:del w:id="922" w:author="Benjamin Meyer" w:date="2023-04-18T10:26:00Z">
        <w:r>
          <w:delText>Agency Baseline monitoring</w:delText>
        </w:r>
      </w:del>
    </w:p>
    <w:p w14:paraId="6C55CF8D" w14:textId="77777777" w:rsidR="000866DB" w:rsidRDefault="000866DB" w:rsidP="000866DB">
      <w:pPr>
        <w:pStyle w:val="BodyText"/>
        <w:spacing w:before="9"/>
        <w:rPr>
          <w:b/>
          <w:i/>
          <w:sz w:val="23"/>
        </w:rPr>
      </w:pPr>
    </w:p>
    <w:p w14:paraId="330844B1" w14:textId="58912FE7"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ins w:id="923" w:author="Benjamin Meyer" w:date="2023-04-18T10:26:00Z">
        <w:r w:rsidR="00601E6B">
          <w:t>drop-off location.</w:t>
        </w:r>
      </w:ins>
      <w:del w:id="924" w:author="Benjamin Meyer" w:date="2023-04-18T10:26:00Z">
        <w:r>
          <w:delText>Soldotna Wastewater Treatment Plant.</w:delText>
        </w:r>
      </w:del>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ins w:id="925" w:author="Benjamin Meyer" w:date="2023-04-18T10:26:00Z">
        <w:r w:rsidR="00601E6B">
          <w:t>may be</w:t>
        </w:r>
      </w:ins>
      <w:del w:id="926" w:author="Benjamin Meyer" w:date="2023-04-18T10:26:00Z">
        <w:r>
          <w:delText>is</w:delText>
        </w:r>
      </w:del>
      <w:r>
        <w:t xml:space="preserve"> available </w:t>
      </w:r>
      <w:ins w:id="927" w:author="Benjamin Meyer" w:date="2023-04-18T10:26:00Z">
        <w:r w:rsidR="00601E6B">
          <w:t>to provide support through pre and post sampling consultation</w:t>
        </w:r>
        <w:proofErr w:type="gramStart"/>
        <w:r w:rsidR="00601E6B">
          <w:t>..</w:t>
        </w:r>
      </w:ins>
      <w:proofErr w:type="gramEnd"/>
      <w:del w:id="928" w:author="Benjamin Meyer" w:date="2023-04-18T10:26:00Z">
        <w:r>
          <w:delText>for questions.</w:delText>
        </w:r>
      </w:del>
      <w:r>
        <w:t xml:space="preserve"> When samples are brought to the </w:t>
      </w:r>
      <w:ins w:id="929" w:author="Benjamin Meyer" w:date="2023-04-18T10:26:00Z">
        <w:r w:rsidR="00601E6B">
          <w:t>receiving location</w:t>
        </w:r>
      </w:ins>
      <w:del w:id="930" w:author="Benjamin Meyer" w:date="2023-04-18T10:26:00Z">
        <w:r>
          <w:delText>Soldotna Wastewater Treatment Plant</w:delText>
        </w:r>
      </w:del>
      <w:r>
        <w:t xml:space="preserve">, we will review their sampling procedure and data collection to </w:t>
      </w:r>
      <w:ins w:id="931" w:author="Benjamin Meyer" w:date="2023-04-18T10:26:00Z">
        <w:r w:rsidR="00601E6B">
          <w:t>ensure</w:t>
        </w:r>
      </w:ins>
      <w:del w:id="932" w:author="Benjamin Meyer" w:date="2023-04-18T10:26:00Z">
        <w:r>
          <w:delText>insure</w:delText>
        </w:r>
      </w:del>
      <w:r>
        <w:t xml:space="preserve"> completeness and accuracy. A standard chain of custody</w:t>
      </w:r>
      <w:ins w:id="933" w:author="Benjamin Meyer" w:date="2023-04-18T10:26:00Z">
        <w:r w:rsidR="00601E6B">
          <w:t xml:space="preserve"> (COC)</w:t>
        </w:r>
      </w:ins>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934" w:name="_Toc117087852"/>
      <w:bookmarkStart w:id="935" w:name="_Toc125960344"/>
      <w:bookmarkStart w:id="936" w:name="_Toc125984004"/>
      <w:bookmarkStart w:id="937" w:name="_Toc125984287"/>
      <w:bookmarkStart w:id="938" w:name="_Toc132032659"/>
      <w:bookmarkStart w:id="939" w:name="_Toc132706050"/>
    </w:p>
    <w:p w14:paraId="54E794A6" w14:textId="37C338F1" w:rsidR="00601E6B" w:rsidRDefault="00601E6B" w:rsidP="00B407F6">
      <w:pPr>
        <w:pStyle w:val="Heading2"/>
        <w:ind w:left="0"/>
        <w:rPr>
          <w:ins w:id="940" w:author="Benjamin Meyer" w:date="2023-04-18T10:26:00Z"/>
        </w:rPr>
      </w:pPr>
      <w:ins w:id="941" w:author="Benjamin Meyer" w:date="2023-04-18T10:26:00Z">
        <w:r>
          <w:t>A9. Documentation and</w:t>
        </w:r>
        <w:r>
          <w:rPr>
            <w:spacing w:val="-2"/>
          </w:rPr>
          <w:t xml:space="preserve"> </w:t>
        </w:r>
        <w:r>
          <w:t>Records</w:t>
        </w:r>
        <w:bookmarkEnd w:id="934"/>
        <w:bookmarkEnd w:id="935"/>
        <w:bookmarkEnd w:id="936"/>
        <w:bookmarkEnd w:id="937"/>
        <w:bookmarkEnd w:id="938"/>
        <w:bookmarkEnd w:id="939"/>
      </w:ins>
    </w:p>
    <w:p w14:paraId="3394BB67" w14:textId="77777777" w:rsidR="000866DB" w:rsidRDefault="000866DB" w:rsidP="000866DB">
      <w:pPr>
        <w:pStyle w:val="BodyText"/>
        <w:spacing w:before="8"/>
        <w:rPr>
          <w:b/>
          <w:sz w:val="23"/>
        </w:rPr>
      </w:pPr>
      <w:bookmarkStart w:id="942" w:name="A9._DOCUMENTATION_AND_RECORDS"/>
      <w:bookmarkEnd w:id="942"/>
    </w:p>
    <w:p w14:paraId="6BE61EEE" w14:textId="533E7514" w:rsidR="000866DB" w:rsidRDefault="000866DB" w:rsidP="006F4AE3">
      <w:pPr>
        <w:pStyle w:val="BodyText"/>
        <w:spacing w:before="1"/>
        <w:ind w:right="714"/>
      </w:pPr>
      <w:r>
        <w:t xml:space="preserve">The field logbook will be a 3-ring binder containing individual field forms and chain-of- custody forms. Please see </w:t>
      </w:r>
      <w:del w:id="943" w:author="Benjamin Meyer" w:date="2023-04-18T10:26:00Z">
        <w:r>
          <w:delText xml:space="preserve">Forms 6.2 and 6.3 of </w:delText>
        </w:r>
      </w:del>
      <w:r>
        <w:t>Appendix C</w:t>
      </w:r>
      <w:ins w:id="944" w:author="Benjamin Meyer" w:date="2023-04-18T10:26:00Z">
        <w:r w:rsidR="00601E6B">
          <w:t xml:space="preserve"> and Appendix D</w:t>
        </w:r>
      </w:ins>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7887065B" w14:textId="4C421007" w:rsidR="000866DB" w:rsidRDefault="000866DB" w:rsidP="004A6F6C">
      <w:pPr>
        <w:pStyle w:val="Heading2"/>
        <w:ind w:left="0"/>
        <w:rPr>
          <w:del w:id="945" w:author="Benjamin Meyer" w:date="2023-04-18T10:26:00Z"/>
        </w:rPr>
      </w:pPr>
      <w:del w:id="946" w:author="Benjamin Meyer" w:date="2023-04-18T10:26:00Z">
        <w:r>
          <w:delText>Agency Baseline</w:delText>
        </w:r>
      </w:del>
    </w:p>
    <w:p w14:paraId="6F0BBCE1" w14:textId="1E1E52C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ins w:id="947" w:author="Benjamin Meyer" w:date="2023-04-18T10:26:00Z">
        <w:r w:rsidR="00601E6B">
          <w:t>drop-off location</w:t>
        </w:r>
      </w:ins>
      <w:del w:id="948" w:author="Benjamin Meyer" w:date="2023-04-18T10:26:00Z">
        <w:r>
          <w:delText>Soldotna Wastewater Treatment Plant</w:delText>
        </w:r>
      </w:del>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008B9CC3" w:rsidR="000866DB" w:rsidRDefault="000866DB" w:rsidP="004A6F6C">
      <w:pPr>
        <w:pStyle w:val="BodyText"/>
        <w:spacing w:before="1"/>
        <w:ind w:right="254"/>
      </w:pPr>
      <w:r>
        <w:t xml:space="preserve">Results for parameters analyzed at the Soldotna Wastewater Treatment Plant on the sampling event </w:t>
      </w:r>
      <w:r>
        <w:lastRenderedPageBreak/>
        <w:t xml:space="preserve">day will be recorded on the Agency Baseline Lab Test Results form (Appendix </w:t>
      </w:r>
      <w:ins w:id="949" w:author="Benjamin Meyer" w:date="2023-04-18T10:26:00Z">
        <w:r w:rsidR="00601E6B">
          <w:t>E</w:t>
        </w:r>
      </w:ins>
      <w:del w:id="950" w:author="Benjamin Meyer" w:date="2023-04-18T10:26:00Z">
        <w:r>
          <w:delText>D</w:delText>
        </w:r>
      </w:del>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ns w:id="951" w:author="Benjamin Meyer" w:date="2023-04-18T10:26:00Z"/>
          <w:i w:val="0"/>
        </w:rPr>
      </w:pPr>
      <w:bookmarkStart w:id="952" w:name="_Toc117087853"/>
      <w:bookmarkStart w:id="953" w:name="_Toc125960346"/>
      <w:bookmarkStart w:id="954" w:name="_Toc125984006"/>
      <w:bookmarkStart w:id="955" w:name="_Toc125984289"/>
      <w:bookmarkStart w:id="956" w:name="_Toc132032661"/>
      <w:bookmarkStart w:id="957" w:name="_Toc132706051"/>
      <w:ins w:id="958" w:author="Benjamin Meyer" w:date="2023-04-18T10:26:00Z">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952"/>
        <w:bookmarkEnd w:id="953"/>
        <w:bookmarkEnd w:id="954"/>
        <w:bookmarkEnd w:id="955"/>
        <w:bookmarkEnd w:id="956"/>
        <w:bookmarkEnd w:id="957"/>
      </w:ins>
    </w:p>
    <w:p w14:paraId="68346241" w14:textId="77777777" w:rsidR="00601E6B" w:rsidRDefault="00601E6B" w:rsidP="00601E6B">
      <w:pPr>
        <w:pStyle w:val="BodyText"/>
        <w:ind w:left="180"/>
        <w:rPr>
          <w:ins w:id="959" w:author="Benjamin Meyer" w:date="2023-04-18T10:26:00Z"/>
        </w:rPr>
      </w:pPr>
    </w:p>
    <w:p w14:paraId="7ACF63E1" w14:textId="2D1BA6D4" w:rsidR="000866DB" w:rsidRDefault="000866DB" w:rsidP="004A6F6C">
      <w:pPr>
        <w:pStyle w:val="Heading2"/>
        <w:ind w:left="0"/>
        <w:rPr>
          <w:del w:id="960" w:author="Benjamin Meyer" w:date="2023-04-18T10:26:00Z"/>
        </w:rPr>
      </w:pPr>
      <w:del w:id="961" w:author="Benjamin Meyer" w:date="2023-04-18T10:26:00Z">
        <w:r>
          <w:delText>Kenai Metals (Zn/Cu) Monitoring</w:delText>
        </w:r>
      </w:del>
    </w:p>
    <w:p w14:paraId="0137A3EE" w14:textId="77777777" w:rsidR="000866DB" w:rsidRDefault="000866DB" w:rsidP="004A6F6C">
      <w:pPr>
        <w:pStyle w:val="BodyText"/>
        <w:ind w:right="286"/>
        <w:rPr>
          <w:del w:id="962" w:author="Benjamin Meyer" w:date="2023-04-18T10:26:00Z"/>
        </w:rPr>
      </w:pPr>
      <w:del w:id="963" w:author="Benjamin Meyer" w:date="2023-04-18T10:26:00Z">
        <w:r>
          <w:delText>All data gathered in the field will be recoded on the site at the time of sapling using the field data sheet (Appendix C). The field data forms will be reviewed by the KWF Project Manager/QA Officer. The Project Manager will enter field data and results from SGS into an ADEC provided data template (AWQMS) after data has passed the QA check. Hard copies of data sheets will be kept at the KWF office for 5</w:delText>
        </w:r>
        <w:r>
          <w:rPr>
            <w:spacing w:val="-5"/>
          </w:rPr>
          <w:delText xml:space="preserve"> </w:delText>
        </w:r>
        <w:r>
          <w:delText>years.</w:delText>
        </w:r>
      </w:del>
    </w:p>
    <w:p w14:paraId="4E98983C" w14:textId="77777777" w:rsidR="000866DB" w:rsidRDefault="000866DB" w:rsidP="004A6F6C">
      <w:pPr>
        <w:pStyle w:val="BodyText"/>
        <w:rPr>
          <w:del w:id="964" w:author="Benjamin Meyer" w:date="2023-04-18T10:26:00Z"/>
          <w:sz w:val="26"/>
        </w:rPr>
      </w:pPr>
    </w:p>
    <w:p w14:paraId="4F15072B" w14:textId="77777777" w:rsidR="000866DB" w:rsidRDefault="000866DB" w:rsidP="004A6F6C">
      <w:pPr>
        <w:pStyle w:val="BodyText"/>
        <w:rPr>
          <w:del w:id="965" w:author="Benjamin Meyer" w:date="2023-04-18T10:26:00Z"/>
          <w:sz w:val="26"/>
        </w:rPr>
      </w:pPr>
    </w:p>
    <w:p w14:paraId="74C0EBF6" w14:textId="77777777" w:rsidR="000866DB" w:rsidRDefault="000866DB" w:rsidP="004A6F6C">
      <w:pPr>
        <w:pStyle w:val="Heading1"/>
        <w:tabs>
          <w:tab w:val="left" w:pos="1407"/>
        </w:tabs>
        <w:spacing w:before="230"/>
        <w:ind w:left="0"/>
        <w:rPr>
          <w:del w:id="966" w:author="Benjamin Meyer" w:date="2023-04-18T10:26:00Z"/>
        </w:rPr>
      </w:pPr>
      <w:bookmarkStart w:id="967" w:name="B1._SAMPLING_PROCESS_DESIGN"/>
      <w:bookmarkEnd w:id="967"/>
      <w:del w:id="968" w:author="Benjamin Meyer" w:date="2023-04-18T10:26:00Z">
        <w:r>
          <w:delText>B1.</w:delText>
        </w:r>
        <w:r>
          <w:tab/>
          <w:delText>SAMPLING PROCESS</w:delText>
        </w:r>
        <w:r>
          <w:rPr>
            <w:spacing w:val="-2"/>
          </w:rPr>
          <w:delText xml:space="preserve"> </w:delText>
        </w:r>
        <w:r>
          <w:delText>DESIGN</w:delText>
        </w:r>
      </w:del>
    </w:p>
    <w:p w14:paraId="2829396D" w14:textId="77777777" w:rsidR="000866DB" w:rsidRDefault="000866DB" w:rsidP="004A6F6C">
      <w:pPr>
        <w:pStyle w:val="BodyText"/>
        <w:rPr>
          <w:del w:id="969" w:author="Benjamin Meyer" w:date="2023-04-18T10:26:00Z"/>
          <w:b/>
        </w:rPr>
      </w:pPr>
    </w:p>
    <w:p w14:paraId="508CC438" w14:textId="77777777" w:rsidR="000866DB" w:rsidRDefault="000866DB" w:rsidP="004A6F6C">
      <w:pPr>
        <w:pStyle w:val="Heading2"/>
        <w:ind w:left="0"/>
        <w:rPr>
          <w:del w:id="970" w:author="Benjamin Meyer" w:date="2023-04-18T10:26:00Z"/>
        </w:rPr>
      </w:pPr>
      <w:del w:id="971" w:author="Benjamin Meyer" w:date="2023-04-18T10:26:00Z">
        <w:r>
          <w:delText>Agency Baseline</w:delText>
        </w:r>
      </w:del>
    </w:p>
    <w:p w14:paraId="1C86FCE9" w14:textId="77777777" w:rsidR="00A73B53" w:rsidRDefault="000866DB" w:rsidP="00A73B53">
      <w:pPr>
        <w:pStyle w:val="BodyText"/>
        <w:ind w:right="295"/>
      </w:pPr>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4B4705D3"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ins w:id="972" w:author="Benjamin Meyer" w:date="2023-04-18T10:26:00Z">
        <w:r w:rsidR="00601E6B">
          <w:t>-</w:t>
        </w:r>
      </w:ins>
      <w:r>
        <w:t xml:space="preserve">site GPS readings. See </w:t>
      </w:r>
      <w:ins w:id="973" w:author="Benjamin Meyer" w:date="2023-04-18T10:26:00Z">
        <w:r w:rsidR="00601E6B" w:rsidRPr="00511601">
          <w:fldChar w:fldCharType="begin"/>
        </w:r>
        <w:r w:rsidR="00601E6B" w:rsidRPr="00511601">
          <w:instrText xml:space="preserve"> REF _Ref125968456 \h  \* MERGEFORMAT </w:instrText>
        </w:r>
        <w:r w:rsidR="00601E6B" w:rsidRPr="00511601">
          <w:fldChar w:fldCharType="separate"/>
        </w:r>
        <w:r w:rsidR="00601E6B" w:rsidRPr="009B53EB">
          <w:t xml:space="preserve">Table </w:t>
        </w:r>
        <w:r w:rsidR="00601E6B" w:rsidRPr="009B53EB">
          <w:rPr>
            <w:noProof/>
          </w:rPr>
          <w:t>8</w:t>
        </w:r>
        <w:r w:rsidR="00601E6B" w:rsidRPr="00511601">
          <w:fldChar w:fldCharType="end"/>
        </w:r>
      </w:ins>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58A20987"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ins w:id="974" w:author="Benjamin Meyer" w:date="2023-04-18T10:26:00Z">
        <w:r w:rsidR="00601E6B">
          <w:t>Agencies that have received training and are supplying staff to conduct monitoring are outlined in Section A4 (“Key Contacts and Responsibilities”) of this document</w:t>
        </w:r>
      </w:ins>
      <w:del w:id="975" w:author="Benjamin Meyer" w:date="2023-04-18T10:26:00Z">
        <w:r>
          <w:delText>The sampling for the Kenai River Metals Monitoring project will occur 2019- 2020 once during the spring and again during mid-summer when the river is experiencing heavy use</w:delText>
        </w:r>
      </w:del>
      <w:r>
        <w:t>.</w:t>
      </w:r>
    </w:p>
    <w:p w14:paraId="3F3DADC8" w14:textId="77777777" w:rsidR="000866DB" w:rsidRDefault="000866DB" w:rsidP="000866DB">
      <w:pPr>
        <w:pStyle w:val="BodyText"/>
        <w:rPr>
          <w:del w:id="976" w:author="Benjamin Meyer" w:date="2023-04-18T10:26:00Z"/>
        </w:rPr>
      </w:pPr>
    </w:p>
    <w:p w14:paraId="3C40B8E8" w14:textId="77777777" w:rsidR="000866DB" w:rsidRDefault="000866DB" w:rsidP="000866DB">
      <w:pPr>
        <w:pStyle w:val="BodyText"/>
        <w:ind w:left="688"/>
        <w:rPr>
          <w:del w:id="977" w:author="Benjamin Meyer" w:date="2023-04-18T10:26:00Z"/>
        </w:rPr>
      </w:pPr>
      <w:del w:id="978" w:author="Benjamin Meyer" w:date="2023-04-18T10:26:00Z">
        <w:r>
          <w:delText>Agencies that have received training and are supplying staff to conduct monitoring include:</w:delText>
        </w:r>
      </w:del>
    </w:p>
    <w:p w14:paraId="1A0281A9" w14:textId="77777777" w:rsidR="000866DB" w:rsidRDefault="000866DB" w:rsidP="000866DB">
      <w:pPr>
        <w:pStyle w:val="ListParagraph"/>
        <w:numPr>
          <w:ilvl w:val="3"/>
          <w:numId w:val="1"/>
        </w:numPr>
        <w:tabs>
          <w:tab w:val="left" w:pos="1407"/>
          <w:tab w:val="left" w:pos="1408"/>
        </w:tabs>
        <w:spacing w:before="1" w:line="293" w:lineRule="exact"/>
        <w:rPr>
          <w:del w:id="979" w:author="Benjamin Meyer" w:date="2023-04-18T10:26:00Z"/>
          <w:sz w:val="24"/>
        </w:rPr>
      </w:pPr>
      <w:del w:id="980" w:author="Benjamin Meyer" w:date="2023-04-18T10:26:00Z">
        <w:r>
          <w:rPr>
            <w:sz w:val="24"/>
          </w:rPr>
          <w:delText>Alaska Department of Natural</w:delText>
        </w:r>
        <w:r>
          <w:rPr>
            <w:spacing w:val="-2"/>
            <w:sz w:val="24"/>
          </w:rPr>
          <w:delText xml:space="preserve"> </w:delText>
        </w:r>
        <w:r>
          <w:rPr>
            <w:sz w:val="24"/>
          </w:rPr>
          <w:delText>Resources</w:delText>
        </w:r>
      </w:del>
    </w:p>
    <w:p w14:paraId="6D350104" w14:textId="77777777" w:rsidR="000866DB" w:rsidRDefault="000866DB" w:rsidP="000866DB">
      <w:pPr>
        <w:pStyle w:val="ListParagraph"/>
        <w:numPr>
          <w:ilvl w:val="3"/>
          <w:numId w:val="1"/>
        </w:numPr>
        <w:tabs>
          <w:tab w:val="left" w:pos="1407"/>
          <w:tab w:val="left" w:pos="1408"/>
        </w:tabs>
        <w:spacing w:line="293" w:lineRule="exact"/>
        <w:rPr>
          <w:del w:id="981" w:author="Benjamin Meyer" w:date="2023-04-18T10:26:00Z"/>
          <w:sz w:val="24"/>
        </w:rPr>
      </w:pPr>
      <w:del w:id="982" w:author="Benjamin Meyer" w:date="2023-04-18T10:26:00Z">
        <w:r>
          <w:rPr>
            <w:sz w:val="24"/>
          </w:rPr>
          <w:delText>Alaska Department of Fish and</w:delText>
        </w:r>
        <w:r>
          <w:rPr>
            <w:spacing w:val="-3"/>
            <w:sz w:val="24"/>
          </w:rPr>
          <w:delText xml:space="preserve"> </w:delText>
        </w:r>
        <w:r>
          <w:rPr>
            <w:sz w:val="24"/>
          </w:rPr>
          <w:delText>Game</w:delText>
        </w:r>
      </w:del>
    </w:p>
    <w:p w14:paraId="0FF70183" w14:textId="5624FADA" w:rsidR="000866DB" w:rsidRDefault="000866DB" w:rsidP="000866DB">
      <w:pPr>
        <w:pStyle w:val="ListParagraph"/>
        <w:numPr>
          <w:ilvl w:val="3"/>
          <w:numId w:val="1"/>
        </w:numPr>
        <w:tabs>
          <w:tab w:val="left" w:pos="1407"/>
          <w:tab w:val="left" w:pos="1408"/>
        </w:tabs>
        <w:spacing w:line="293" w:lineRule="exact"/>
        <w:rPr>
          <w:del w:id="983" w:author="Benjamin Meyer" w:date="2023-04-18T10:26:00Z"/>
          <w:sz w:val="24"/>
        </w:rPr>
      </w:pPr>
      <w:del w:id="984" w:author="Benjamin Meyer" w:date="2023-04-18T10:26:00Z">
        <w:r>
          <w:rPr>
            <w:sz w:val="24"/>
          </w:rPr>
          <w:delText>Fish and Wildlife Service</w:delText>
        </w:r>
      </w:del>
    </w:p>
    <w:p w14:paraId="1201A5B5" w14:textId="77777777" w:rsidR="000866DB" w:rsidRDefault="000866DB" w:rsidP="000866DB">
      <w:pPr>
        <w:pStyle w:val="ListParagraph"/>
        <w:numPr>
          <w:ilvl w:val="3"/>
          <w:numId w:val="1"/>
        </w:numPr>
        <w:tabs>
          <w:tab w:val="left" w:pos="1407"/>
          <w:tab w:val="left" w:pos="1408"/>
        </w:tabs>
        <w:spacing w:line="293" w:lineRule="exact"/>
        <w:rPr>
          <w:del w:id="985" w:author="Benjamin Meyer" w:date="2023-04-18T10:26:00Z"/>
          <w:sz w:val="24"/>
        </w:rPr>
      </w:pPr>
      <w:del w:id="986" w:author="Benjamin Meyer" w:date="2023-04-18T10:26:00Z">
        <w:r>
          <w:rPr>
            <w:sz w:val="24"/>
          </w:rPr>
          <w:delText>City of</w:delText>
        </w:r>
        <w:r>
          <w:rPr>
            <w:spacing w:val="-2"/>
            <w:sz w:val="24"/>
          </w:rPr>
          <w:delText xml:space="preserve"> </w:delText>
        </w:r>
        <w:r>
          <w:rPr>
            <w:sz w:val="24"/>
          </w:rPr>
          <w:delText>Kenai</w:delText>
        </w:r>
      </w:del>
    </w:p>
    <w:p w14:paraId="643EBD2F" w14:textId="77777777" w:rsidR="000866DB" w:rsidRDefault="000866DB" w:rsidP="000866DB">
      <w:pPr>
        <w:pStyle w:val="ListParagraph"/>
        <w:numPr>
          <w:ilvl w:val="3"/>
          <w:numId w:val="1"/>
        </w:numPr>
        <w:tabs>
          <w:tab w:val="left" w:pos="1407"/>
          <w:tab w:val="left" w:pos="1408"/>
        </w:tabs>
        <w:spacing w:line="293" w:lineRule="exact"/>
        <w:rPr>
          <w:del w:id="987" w:author="Benjamin Meyer" w:date="2023-04-18T10:26:00Z"/>
          <w:sz w:val="24"/>
        </w:rPr>
      </w:pPr>
      <w:del w:id="988" w:author="Benjamin Meyer" w:date="2023-04-18T10:26:00Z">
        <w:r>
          <w:rPr>
            <w:sz w:val="24"/>
          </w:rPr>
          <w:delText>City of</w:delText>
        </w:r>
        <w:r>
          <w:rPr>
            <w:spacing w:val="-2"/>
            <w:sz w:val="24"/>
          </w:rPr>
          <w:delText xml:space="preserve"> </w:delText>
        </w:r>
        <w:r>
          <w:rPr>
            <w:sz w:val="24"/>
          </w:rPr>
          <w:delText>Soldotna</w:delText>
        </w:r>
      </w:del>
    </w:p>
    <w:p w14:paraId="55ECA943" w14:textId="77777777" w:rsidR="000866DB" w:rsidRDefault="000866DB" w:rsidP="000866DB">
      <w:pPr>
        <w:pStyle w:val="ListParagraph"/>
        <w:numPr>
          <w:ilvl w:val="3"/>
          <w:numId w:val="1"/>
        </w:numPr>
        <w:tabs>
          <w:tab w:val="left" w:pos="1407"/>
          <w:tab w:val="left" w:pos="1408"/>
        </w:tabs>
        <w:spacing w:line="293" w:lineRule="exact"/>
        <w:rPr>
          <w:del w:id="989" w:author="Benjamin Meyer" w:date="2023-04-18T10:26:00Z"/>
          <w:sz w:val="24"/>
        </w:rPr>
      </w:pPr>
      <w:del w:id="990" w:author="Benjamin Meyer" w:date="2023-04-18T10:26:00Z">
        <w:r>
          <w:rPr>
            <w:sz w:val="24"/>
          </w:rPr>
          <w:delText>U.S Forest</w:delText>
        </w:r>
        <w:r>
          <w:rPr>
            <w:spacing w:val="-2"/>
            <w:sz w:val="24"/>
          </w:rPr>
          <w:delText xml:space="preserve"> </w:delText>
        </w:r>
        <w:r>
          <w:rPr>
            <w:sz w:val="24"/>
          </w:rPr>
          <w:delText>Service</w:delText>
        </w:r>
      </w:del>
    </w:p>
    <w:p w14:paraId="73264C79" w14:textId="77777777" w:rsidR="000866DB" w:rsidRDefault="000866DB" w:rsidP="000866DB">
      <w:pPr>
        <w:pStyle w:val="ListParagraph"/>
        <w:numPr>
          <w:ilvl w:val="3"/>
          <w:numId w:val="1"/>
        </w:numPr>
        <w:tabs>
          <w:tab w:val="left" w:pos="1407"/>
          <w:tab w:val="left" w:pos="1408"/>
        </w:tabs>
        <w:spacing w:line="293" w:lineRule="exact"/>
        <w:rPr>
          <w:del w:id="991" w:author="Benjamin Meyer" w:date="2023-04-18T10:26:00Z"/>
          <w:sz w:val="24"/>
        </w:rPr>
      </w:pPr>
      <w:del w:id="992" w:author="Benjamin Meyer" w:date="2023-04-18T10:26:00Z">
        <w:r>
          <w:rPr>
            <w:sz w:val="24"/>
          </w:rPr>
          <w:delText>Kenai Peninsula</w:delText>
        </w:r>
        <w:r>
          <w:rPr>
            <w:spacing w:val="-1"/>
            <w:sz w:val="24"/>
          </w:rPr>
          <w:delText xml:space="preserve"> </w:delText>
        </w:r>
        <w:r>
          <w:rPr>
            <w:sz w:val="24"/>
          </w:rPr>
          <w:delText>Borough</w:delText>
        </w:r>
      </w:del>
    </w:p>
    <w:p w14:paraId="1F50B5B2" w14:textId="77777777" w:rsidR="000866DB" w:rsidRDefault="000866DB" w:rsidP="000866DB">
      <w:pPr>
        <w:pStyle w:val="ListParagraph"/>
        <w:numPr>
          <w:ilvl w:val="3"/>
          <w:numId w:val="1"/>
        </w:numPr>
        <w:tabs>
          <w:tab w:val="left" w:pos="1407"/>
          <w:tab w:val="left" w:pos="1408"/>
        </w:tabs>
        <w:spacing w:line="293" w:lineRule="exact"/>
        <w:rPr>
          <w:del w:id="993" w:author="Benjamin Meyer" w:date="2023-04-18T10:26:00Z"/>
          <w:sz w:val="24"/>
        </w:rPr>
      </w:pPr>
      <w:del w:id="994" w:author="Benjamin Meyer" w:date="2023-04-18T10:26:00Z">
        <w:r>
          <w:rPr>
            <w:sz w:val="24"/>
          </w:rPr>
          <w:delText>Cook Inlet Aquaculture</w:delText>
        </w:r>
        <w:r>
          <w:rPr>
            <w:spacing w:val="-3"/>
            <w:sz w:val="24"/>
          </w:rPr>
          <w:delText xml:space="preserve"> </w:delText>
        </w:r>
        <w:r>
          <w:rPr>
            <w:sz w:val="24"/>
          </w:rPr>
          <w:delText>Association</w:delText>
        </w:r>
      </w:del>
    </w:p>
    <w:p w14:paraId="0926222A" w14:textId="77777777" w:rsidR="000866DB" w:rsidRPr="007F6044" w:rsidRDefault="000866DB" w:rsidP="000866DB">
      <w:pPr>
        <w:pStyle w:val="ListParagraph"/>
        <w:numPr>
          <w:ilvl w:val="3"/>
          <w:numId w:val="1"/>
        </w:numPr>
        <w:tabs>
          <w:tab w:val="left" w:pos="1407"/>
          <w:tab w:val="left" w:pos="1408"/>
        </w:tabs>
        <w:spacing w:line="293" w:lineRule="exact"/>
        <w:rPr>
          <w:del w:id="995" w:author="Benjamin Meyer" w:date="2023-04-18T10:26:00Z"/>
          <w:sz w:val="24"/>
        </w:rPr>
      </w:pPr>
      <w:del w:id="996" w:author="Benjamin Meyer" w:date="2023-04-18T10:26:00Z">
        <w:r>
          <w:rPr>
            <w:sz w:val="24"/>
          </w:rPr>
          <w:delText>Salamatof Native Association</w:delText>
        </w:r>
      </w:del>
    </w:p>
    <w:p w14:paraId="16F9676C" w14:textId="77777777" w:rsidR="000866DB" w:rsidRDefault="000866DB" w:rsidP="000866DB">
      <w:pPr>
        <w:pStyle w:val="BodyText"/>
        <w:spacing w:before="11"/>
        <w:rPr>
          <w:sz w:val="23"/>
        </w:rPr>
      </w:pPr>
    </w:p>
    <w:p w14:paraId="79015C9E" w14:textId="0D168859"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ins w:id="997" w:author="Benjamin Meyer" w:date="2023-04-18T10:26:00Z">
        <w:r w:rsidR="00601E6B" w:rsidRPr="00F4536B">
          <w:fldChar w:fldCharType="begin"/>
        </w:r>
        <w:r w:rsidR="00601E6B" w:rsidRPr="00F4536B">
          <w:instrText xml:space="preserve"> REF _Ref125968456 \h  \* MERGEFORMAT </w:instrText>
        </w:r>
        <w:r w:rsidR="00601E6B" w:rsidRPr="00F4536B">
          <w:fldChar w:fldCharType="separate"/>
        </w:r>
        <w:r w:rsidR="00601E6B" w:rsidRPr="009B53EB">
          <w:t xml:space="preserve">Table </w:t>
        </w:r>
        <w:r w:rsidR="00601E6B" w:rsidRPr="009B53EB">
          <w:rPr>
            <w:noProof/>
          </w:rPr>
          <w:t>8</w:t>
        </w:r>
        <w:r w:rsidR="00601E6B" w:rsidRPr="00F4536B">
          <w:fldChar w:fldCharType="end"/>
        </w:r>
        <w:commentRangeStart w:id="998"/>
        <w:r w:rsidR="00601E6B">
          <w:t>.</w:t>
        </w:r>
        <w:commentRangeEnd w:id="998"/>
        <w:r w:rsidR="00601E6B">
          <w:rPr>
            <w:rStyle w:val="CommentReference"/>
          </w:rPr>
          <w:commentReference w:id="998"/>
        </w:r>
      </w:ins>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3"/>
          <w:footerReference w:type="default" r:id="rId34"/>
          <w:pgSz w:w="11900" w:h="16840"/>
          <w:pgMar w:top="1620" w:right="940" w:bottom="940" w:left="1040" w:header="929" w:footer="744" w:gutter="0"/>
          <w:cols w:space="720"/>
        </w:sectPr>
      </w:pPr>
    </w:p>
    <w:p w14:paraId="5D412860" w14:textId="50FEC121" w:rsidR="000866DB" w:rsidRDefault="000866DB" w:rsidP="000866DB">
      <w:pPr>
        <w:spacing w:before="91"/>
        <w:ind w:left="688" w:right="1431"/>
        <w:rPr>
          <w:b/>
          <w:sz w:val="24"/>
        </w:rPr>
      </w:pPr>
      <w:bookmarkStart w:id="1012" w:name="_bookmark14"/>
      <w:bookmarkStart w:id="1013" w:name="_Ref125968456"/>
      <w:bookmarkStart w:id="1014" w:name="_Toc132022468"/>
      <w:bookmarkEnd w:id="1012"/>
      <w:r>
        <w:rPr>
          <w:b/>
          <w:sz w:val="24"/>
        </w:rPr>
        <w:lastRenderedPageBreak/>
        <w:t xml:space="preserve">Table </w:t>
      </w:r>
      <w:ins w:id="1015" w:author="Benjamin Meyer" w:date="2023-04-18T10:26:00Z">
        <w:r w:rsidR="00601E6B" w:rsidRPr="00F4536B">
          <w:rPr>
            <w:b/>
            <w:i/>
            <w:sz w:val="24"/>
            <w:szCs w:val="24"/>
          </w:rPr>
          <w:fldChar w:fldCharType="begin"/>
        </w:r>
        <w:r w:rsidR="00601E6B" w:rsidRPr="00F4536B">
          <w:rPr>
            <w:b/>
            <w:sz w:val="24"/>
            <w:szCs w:val="24"/>
          </w:rPr>
          <w:instrText xml:space="preserve"> SEQ Table \* ARABIC </w:instrText>
        </w:r>
        <w:r w:rsidR="00601E6B" w:rsidRPr="00F4536B">
          <w:rPr>
            <w:b/>
            <w:i/>
            <w:sz w:val="24"/>
            <w:szCs w:val="24"/>
          </w:rPr>
          <w:fldChar w:fldCharType="separate"/>
        </w:r>
        <w:r w:rsidR="00601E6B">
          <w:rPr>
            <w:b/>
            <w:noProof/>
            <w:sz w:val="24"/>
            <w:szCs w:val="24"/>
          </w:rPr>
          <w:t>8</w:t>
        </w:r>
        <w:r w:rsidR="00601E6B" w:rsidRPr="00F4536B">
          <w:rPr>
            <w:b/>
            <w:i/>
            <w:sz w:val="24"/>
            <w:szCs w:val="24"/>
          </w:rPr>
          <w:fldChar w:fldCharType="end"/>
        </w:r>
        <w:bookmarkEnd w:id="1013"/>
        <w:r w:rsidR="00601E6B" w:rsidRPr="00F4536B">
          <w:rPr>
            <w:b/>
            <w:sz w:val="24"/>
            <w:szCs w:val="24"/>
          </w:rPr>
          <w:t>.</w:t>
        </w:r>
      </w:ins>
      <w:r>
        <w:rPr>
          <w:b/>
          <w:sz w:val="24"/>
        </w:rPr>
        <w:t xml:space="preserve"> Sampling Locations for Agency Baseline Monitoring</w:t>
      </w:r>
      <w:bookmarkEnd w:id="1014"/>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1016" w:name="KENAI_RIVER_STATIONS"/>
            <w:bookmarkEnd w:id="1016"/>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1017" w:name="RIVER_MILE"/>
            <w:bookmarkEnd w:id="1017"/>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1018" w:name="LATITUDE"/>
            <w:bookmarkEnd w:id="1018"/>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1019" w:name="LONGITUDE"/>
            <w:bookmarkEnd w:id="1019"/>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proofErr w:type="spellStart"/>
            <w:r>
              <w:rPr>
                <w:sz w:val="24"/>
              </w:rPr>
              <w:t>Swiftwater</w:t>
            </w:r>
            <w:proofErr w:type="spellEnd"/>
            <w:r>
              <w:rPr>
                <w:sz w:val="24"/>
              </w:rPr>
              <w:t xml:space="preserve">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rPr>
          <w:ins w:id="1020" w:author="Benjamin Meyer" w:date="2023-04-18T10:26:00Z"/>
        </w:rPr>
      </w:pPr>
    </w:p>
    <w:p w14:paraId="2DA0BA61" w14:textId="77777777" w:rsidR="00601E6B" w:rsidRDefault="00601E6B" w:rsidP="00601E6B">
      <w:pPr>
        <w:pStyle w:val="BodyText"/>
        <w:ind w:left="360" w:right="219"/>
        <w:jc w:val="both"/>
        <w:rPr>
          <w:ins w:id="1021" w:author="Benjamin Meyer" w:date="2023-04-18T10:26:00Z"/>
        </w:rPr>
      </w:pPr>
    </w:p>
    <w:p w14:paraId="0A1AD7C9" w14:textId="77777777" w:rsidR="00601E6B" w:rsidRDefault="00601E6B" w:rsidP="00601E6B">
      <w:pPr>
        <w:pStyle w:val="BodyText"/>
        <w:ind w:left="360" w:right="219"/>
        <w:jc w:val="center"/>
        <w:rPr>
          <w:ins w:id="1022" w:author="Benjamin Meyer" w:date="2023-04-18T10:26:00Z"/>
        </w:rPr>
      </w:pPr>
      <w:ins w:id="1023" w:author="Benjamin Meyer" w:date="2023-04-18T10:26:00Z">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5" cstate="print"/>
                      <a:stretch>
                        <a:fillRect/>
                      </a:stretch>
                    </pic:blipFill>
                    <pic:spPr>
                      <a:xfrm>
                        <a:off x="0" y="0"/>
                        <a:ext cx="5198679" cy="4023360"/>
                      </a:xfrm>
                      <a:prstGeom prst="rect">
                        <a:avLst/>
                      </a:prstGeom>
                    </pic:spPr>
                  </pic:pic>
                </a:graphicData>
              </a:graphic>
            </wp:inline>
          </w:drawing>
        </w:r>
      </w:ins>
    </w:p>
    <w:p w14:paraId="45C9B067" w14:textId="5660A323" w:rsidR="000866DB" w:rsidRDefault="000866DB" w:rsidP="000866DB">
      <w:pPr>
        <w:spacing w:before="90"/>
        <w:ind w:left="687" w:right="288"/>
        <w:rPr>
          <w:b/>
          <w:sz w:val="24"/>
        </w:rPr>
      </w:pPr>
      <w:bookmarkStart w:id="1024" w:name="_bookmark15"/>
      <w:bookmarkStart w:id="1025" w:name="_Toc132022484"/>
      <w:bookmarkEnd w:id="1024"/>
      <w:r>
        <w:rPr>
          <w:b/>
          <w:sz w:val="24"/>
        </w:rPr>
        <w:t xml:space="preserve">Figure </w:t>
      </w:r>
      <w:ins w:id="1026" w:author="Benjamin Meyer" w:date="2023-04-18T10:26:00Z">
        <w:r w:rsidR="00601E6B" w:rsidRPr="00662FD7">
          <w:rPr>
            <w:i/>
            <w:sz w:val="24"/>
            <w:szCs w:val="24"/>
          </w:rPr>
          <w:fldChar w:fldCharType="begin"/>
        </w:r>
        <w:r w:rsidR="00601E6B" w:rsidRPr="00662FD7">
          <w:rPr>
            <w:sz w:val="24"/>
            <w:szCs w:val="24"/>
          </w:rPr>
          <w:instrText xml:space="preserve"> SEQ Figure \* ARABIC </w:instrText>
        </w:r>
        <w:r w:rsidR="00601E6B" w:rsidRPr="00662FD7">
          <w:rPr>
            <w:i/>
            <w:sz w:val="24"/>
            <w:szCs w:val="24"/>
          </w:rPr>
          <w:fldChar w:fldCharType="separate"/>
        </w:r>
        <w:r w:rsidR="00601E6B">
          <w:rPr>
            <w:noProof/>
            <w:sz w:val="24"/>
            <w:szCs w:val="24"/>
          </w:rPr>
          <w:t>2</w:t>
        </w:r>
        <w:r w:rsidR="00601E6B" w:rsidRPr="00662FD7">
          <w:rPr>
            <w:i/>
            <w:sz w:val="24"/>
            <w:szCs w:val="24"/>
          </w:rPr>
          <w:fldChar w:fldCharType="end"/>
        </w:r>
        <w:r w:rsidR="00601E6B">
          <w:rPr>
            <w:sz w:val="24"/>
            <w:szCs w:val="24"/>
          </w:rPr>
          <w:t>.</w:t>
        </w:r>
      </w:ins>
      <w:r>
        <w:rPr>
          <w:b/>
          <w:sz w:val="24"/>
        </w:rPr>
        <w:t xml:space="preserve"> Map of the multi-agency baseline sample locations and the Kenai River watershed</w:t>
      </w:r>
      <w:commentRangeStart w:id="1027"/>
      <w:r>
        <w:rPr>
          <w:b/>
          <w:sz w:val="24"/>
        </w:rPr>
        <w:t>.</w:t>
      </w:r>
      <w:bookmarkEnd w:id="1025"/>
      <w:commentRangeEnd w:id="1027"/>
      <w:r w:rsidR="00601E6B">
        <w:rPr>
          <w:rStyle w:val="CommentReference"/>
        </w:rPr>
        <w:commentReference w:id="1027"/>
      </w:r>
    </w:p>
    <w:p w14:paraId="545F5CBE" w14:textId="77777777" w:rsidR="00A73B53" w:rsidRDefault="00A73B53" w:rsidP="000866DB">
      <w:pPr>
        <w:spacing w:before="90"/>
        <w:ind w:left="687" w:right="288"/>
        <w:rPr>
          <w:b/>
          <w:sz w:val="24"/>
        </w:rPr>
      </w:pPr>
    </w:p>
    <w:p w14:paraId="65813150" w14:textId="77777777" w:rsidR="000866DB" w:rsidRDefault="000866DB" w:rsidP="004A6F6C">
      <w:pPr>
        <w:spacing w:before="111"/>
        <w:rPr>
          <w:del w:id="1028" w:author="Benjamin Meyer" w:date="2023-04-18T10:26:00Z"/>
          <w:b/>
          <w:sz w:val="24"/>
        </w:rPr>
      </w:pPr>
      <w:bookmarkStart w:id="1029" w:name="_bookmark16"/>
      <w:bookmarkEnd w:id="1029"/>
      <w:del w:id="1030" w:author="Benjamin Meyer" w:date="2023-04-18T10:26:00Z">
        <w:r>
          <w:rPr>
            <w:b/>
            <w:sz w:val="24"/>
          </w:rPr>
          <w:delText>Figure 3. Map of the Kenai tributaries and mainstem metals monitoring project.</w:delText>
        </w:r>
      </w:del>
    </w:p>
    <w:p w14:paraId="284DB85C" w14:textId="77777777" w:rsidR="000866DB" w:rsidRDefault="000866DB" w:rsidP="004A6F6C">
      <w:pPr>
        <w:rPr>
          <w:del w:id="1031" w:author="Benjamin Meyer" w:date="2023-04-18T10:26:00Z"/>
          <w:sz w:val="24"/>
        </w:rPr>
        <w:sectPr w:rsidR="000866DB">
          <w:pgSz w:w="11900" w:h="16840"/>
          <w:pgMar w:top="1620" w:right="940" w:bottom="940" w:left="1040" w:header="929" w:footer="744" w:gutter="0"/>
          <w:cols w:space="720"/>
        </w:sectPr>
      </w:pPr>
    </w:p>
    <w:p w14:paraId="323BB466" w14:textId="192BDDBC" w:rsidR="000866DB" w:rsidRDefault="000866DB" w:rsidP="004A6F6C">
      <w:pPr>
        <w:pStyle w:val="BodyText"/>
      </w:pPr>
      <w:bookmarkStart w:id="1032" w:name="_Hlk117067798"/>
      <w:r>
        <w:t xml:space="preserve">The </w:t>
      </w:r>
      <w:commentRangeStart w:id="1033"/>
      <w:r>
        <w:t xml:space="preserve">City of Soldotna Wastewater Treatment Plant </w:t>
      </w:r>
      <w:commentRangeEnd w:id="1033"/>
      <w:r w:rsidR="00601E6B">
        <w:rPr>
          <w:rStyle w:val="CommentReference"/>
        </w:rPr>
        <w:commentReference w:id="1033"/>
      </w:r>
      <w:r>
        <w:t xml:space="preserve">has the capability and equipment to </w:t>
      </w:r>
      <w:proofErr w:type="gramStart"/>
      <w:r>
        <w:t>test</w:t>
      </w:r>
      <w:r>
        <w:rPr>
          <w:spacing w:val="-43"/>
        </w:rPr>
        <w:t xml:space="preserve">  </w:t>
      </w:r>
      <w:r>
        <w:t>the</w:t>
      </w:r>
      <w:proofErr w:type="gramEnd"/>
      <w:r>
        <w:t xml:space="preserve"> following parameters and will do so as time allows and </w:t>
      </w:r>
      <w:ins w:id="1034" w:author="Benjamin Meyer" w:date="2023-04-18T10:26:00Z">
        <w:r w:rsidR="00601E6B">
          <w:t>staff</w:t>
        </w:r>
      </w:ins>
      <w:del w:id="1035" w:author="Benjamin Meyer" w:date="2023-04-18T10:26:00Z">
        <w:r>
          <w:delText>staffs</w:delText>
        </w:r>
      </w:del>
      <w:r>
        <w:t xml:space="preserve"> are available and willing to donate</w:t>
      </w:r>
      <w:r>
        <w:rPr>
          <w:spacing w:val="-1"/>
        </w:rPr>
        <w:t xml:space="preserve"> </w:t>
      </w:r>
      <w:r>
        <w:t>time:</w:t>
      </w:r>
    </w:p>
    <w:p w14:paraId="42E62494" w14:textId="419E9427" w:rsidR="004A6F6C" w:rsidRDefault="004A6F6C" w:rsidP="004A6F6C">
      <w:pPr>
        <w:pStyle w:val="BodyText"/>
      </w:pPr>
    </w:p>
    <w:p w14:paraId="7BA67DCC" w14:textId="77777777" w:rsidR="004A6F6C" w:rsidRDefault="004A6F6C" w:rsidP="00CD7519">
      <w:pPr>
        <w:pStyle w:val="BodyText"/>
        <w:numPr>
          <w:ilvl w:val="0"/>
          <w:numId w:val="47"/>
        </w:numPr>
        <w:spacing w:before="89"/>
        <w:ind w:right="220"/>
        <w:jc w:val="both"/>
        <w:rPr>
          <w:del w:id="1036" w:author="Benjamin Meyer" w:date="2023-04-18T10:26:00Z"/>
        </w:rPr>
      </w:pPr>
      <w:commentRangeStart w:id="1037"/>
    </w:p>
    <w:p w14:paraId="37846E78" w14:textId="77777777" w:rsidR="000866DB" w:rsidRDefault="000866DB" w:rsidP="004A6F6C">
      <w:pPr>
        <w:pStyle w:val="BodyText"/>
        <w:rPr>
          <w:del w:id="1038" w:author="Benjamin Meyer" w:date="2023-04-18T10:26:00Z"/>
        </w:rPr>
      </w:pPr>
      <w:del w:id="1039" w:author="Benjamin Meyer" w:date="2023-04-18T10:26:00Z">
        <w:r>
          <w:delText>Turbidity</w:delText>
        </w:r>
      </w:del>
    </w:p>
    <w:p w14:paraId="6E8EBB05" w14:textId="77777777" w:rsidR="000866DB" w:rsidRDefault="000866DB" w:rsidP="004A6F6C">
      <w:pPr>
        <w:pStyle w:val="BodyText"/>
        <w:rPr>
          <w:del w:id="1040" w:author="Benjamin Meyer" w:date="2023-04-18T10:26:00Z"/>
        </w:rPr>
      </w:pPr>
      <w:del w:id="1041" w:author="Benjamin Meyer" w:date="2023-04-18T10:26:00Z">
        <w:r>
          <w:delText>Conductivity</w:delText>
        </w:r>
      </w:del>
    </w:p>
    <w:p w14:paraId="74A9AF51" w14:textId="77777777" w:rsidR="000866DB" w:rsidRDefault="000866DB" w:rsidP="004A6F6C">
      <w:pPr>
        <w:pStyle w:val="BodyText"/>
        <w:rPr>
          <w:del w:id="1042" w:author="Benjamin Meyer" w:date="2023-04-18T10:26:00Z"/>
        </w:rPr>
      </w:pPr>
      <w:del w:id="1043" w:author="Benjamin Meyer" w:date="2023-04-18T10:26:00Z">
        <w:r>
          <w:delText>pH</w:delText>
        </w:r>
      </w:del>
    </w:p>
    <w:p w14:paraId="1BCE0234" w14:textId="77777777" w:rsidR="00F4437A" w:rsidRDefault="000866DB" w:rsidP="00CD7519">
      <w:pPr>
        <w:pStyle w:val="BodyText"/>
        <w:numPr>
          <w:ilvl w:val="0"/>
          <w:numId w:val="47"/>
        </w:numPr>
      </w:pPr>
      <w:r>
        <w:t>Total</w:t>
      </w:r>
      <w:commentRangeEnd w:id="1037"/>
      <w:r w:rsidR="004A6F6C">
        <w:rPr>
          <w:rStyle w:val="CommentReference"/>
        </w:rPr>
        <w:commentReference w:id="1037"/>
      </w:r>
      <w:r>
        <w:t xml:space="preserve">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1044" w:name="_Toc132706052"/>
      <w:ins w:id="1045" w:author="Benjamin Meyer" w:date="2023-04-18T10:26:00Z">
        <w:r w:rsidRPr="004A6F6C">
          <w:rPr>
            <w:b w:val="0"/>
            <w:i w:val="0"/>
          </w:rPr>
          <w:t xml:space="preserve">As needed, </w:t>
        </w:r>
      </w:ins>
      <w:proofErr w:type="spellStart"/>
      <w:r w:rsidR="000866DB" w:rsidRPr="004A6F6C">
        <w:rPr>
          <w:b w:val="0"/>
          <w:i w:val="0"/>
        </w:rPr>
        <w:t>Tauriainen</w:t>
      </w:r>
      <w:proofErr w:type="spellEnd"/>
      <w:r w:rsidR="000866DB" w:rsidRPr="00434CF1">
        <w:rPr>
          <w:b w:val="0"/>
          <w:i w:val="0"/>
        </w:rPr>
        <w:t xml:space="preserve"> Engineering &amp; Testing will be under contract for analysis of water quality parameters including:</w:t>
      </w:r>
      <w:bookmarkEnd w:id="1044"/>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15E5D537" w14:textId="114EBE3B" w:rsidR="00601E6B" w:rsidRPr="00C75F2A"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ins w:id="1046" w:author="Benjamin Meyer" w:date="2023-04-18T10:26:00Z">
        <w:r w:rsidR="00601E6B">
          <w:t>Total suspended solids</w:t>
        </w:r>
      </w:ins>
      <w:del w:id="1047" w:author="Benjamin Meyer" w:date="2023-04-18T10:26:00Z">
        <w:r>
          <w:delText>These</w:delText>
        </w:r>
      </w:del>
      <w:r>
        <w:t xml:space="preserve"> samples will be taken directly to the City of Soldotna Wastewater Treatment for</w:t>
      </w:r>
      <w:del w:id="1048" w:author="Benjamin Meyer" w:date="2023-04-18T10:26:00Z">
        <w:r>
          <w:delText xml:space="preserve"> partial</w:delText>
        </w:r>
      </w:del>
      <w:r>
        <w:t xml:space="preserve"> analysis within the capacity of the Soldotna Wastewater treatment plant. Remaining samples will be sent to SGS or </w:t>
      </w:r>
      <w:proofErr w:type="spellStart"/>
      <w:r>
        <w:t>Tauriainen</w:t>
      </w:r>
      <w:proofErr w:type="spellEnd"/>
      <w:r>
        <w:t xml:space="preserve"> for the </w:t>
      </w:r>
      <w:r>
        <w:lastRenderedPageBreak/>
        <w:t xml:space="preserve">more specific analysis as described above. </w:t>
      </w:r>
      <w:bookmarkEnd w:id="1032"/>
    </w:p>
    <w:p w14:paraId="2D31621E" w14:textId="77777777" w:rsidR="00601E6B" w:rsidRPr="00C75F2A" w:rsidRDefault="00601E6B" w:rsidP="009C52CC">
      <w:pPr>
        <w:pStyle w:val="Heading2"/>
        <w:ind w:left="0"/>
        <w:rPr>
          <w:i w:val="0"/>
        </w:rPr>
      </w:pPr>
      <w:bookmarkStart w:id="1049" w:name="_Toc117087854"/>
      <w:bookmarkStart w:id="1050" w:name="_Toc125960347"/>
      <w:bookmarkStart w:id="1051" w:name="_Toc125984007"/>
      <w:bookmarkStart w:id="1052" w:name="_Toc125984290"/>
      <w:bookmarkStart w:id="1053" w:name="_Toc132032662"/>
      <w:bookmarkStart w:id="1054" w:name="_Toc132706053"/>
      <w:commentRangeStart w:id="1055"/>
      <w:r w:rsidRPr="00C75F2A">
        <w:rPr>
          <w:i w:val="0"/>
        </w:rPr>
        <w:t>B2. Sampling Methods</w:t>
      </w:r>
      <w:r w:rsidRPr="00C75F2A">
        <w:rPr>
          <w:i w:val="0"/>
          <w:spacing w:val="-2"/>
        </w:rPr>
        <w:t xml:space="preserve"> </w:t>
      </w:r>
      <w:r w:rsidRPr="00C75F2A">
        <w:rPr>
          <w:i w:val="0"/>
        </w:rPr>
        <w:t>Requirements</w:t>
      </w:r>
      <w:bookmarkEnd w:id="1049"/>
      <w:bookmarkEnd w:id="1050"/>
      <w:bookmarkEnd w:id="1051"/>
      <w:bookmarkEnd w:id="1052"/>
      <w:bookmarkEnd w:id="1053"/>
      <w:bookmarkEnd w:id="1054"/>
      <w:commentRangeEnd w:id="1055"/>
      <w:r w:rsidR="00990B1F">
        <w:rPr>
          <w:rStyle w:val="CommentReference"/>
          <w:b w:val="0"/>
          <w:bCs w:val="0"/>
          <w:i w:val="0"/>
        </w:rPr>
        <w:commentReference w:id="1055"/>
      </w:r>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rPr>
          <w:moveTo w:id="1056" w:author="Benjamin Meyer" w:date="2023-04-18T10:26:00Z"/>
        </w:rPr>
      </w:pPr>
      <w:moveToRangeStart w:id="1057" w:author="Benjamin Meyer" w:date="2023-04-18T10:26:00Z" w:name="move132706033"/>
      <w:moveTo w:id="1058" w:author="Benjamin Meyer" w:date="2023-04-18T10:26:00Z">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r>
          <w:t>teams.</w:t>
        </w:r>
        <w:moveToRangeStart w:id="1059" w:author="Benjamin Meyer" w:date="2023-04-18T10:26:00Z" w:name="move132706034"/>
        <w:moveToRangeEnd w:id="1057"/>
        <w:r>
          <w:t>These</w:t>
        </w:r>
        <w:proofErr w:type="spellEnd"/>
        <w:r>
          <w:t xml:space="preserv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moveTo>
    </w:p>
    <w:p w14:paraId="48358756" w14:textId="77777777" w:rsidR="000866DB" w:rsidRDefault="000866DB" w:rsidP="000866DB">
      <w:pPr>
        <w:pStyle w:val="BodyText"/>
        <w:spacing w:before="11"/>
        <w:rPr>
          <w:moveTo w:id="1060" w:author="Benjamin Meyer" w:date="2023-04-18T10:26:00Z"/>
          <w:sz w:val="23"/>
        </w:rPr>
      </w:pPr>
    </w:p>
    <w:moveToRangeEnd w:id="1059"/>
    <w:p w14:paraId="04B67D06" w14:textId="4895D6C4" w:rsidR="000866DB" w:rsidRDefault="00601E6B" w:rsidP="00500F3C">
      <w:pPr>
        <w:rPr>
          <w:del w:id="1061" w:author="Benjamin Meyer" w:date="2023-04-18T10:26:00Z"/>
        </w:rPr>
        <w:sectPr w:rsidR="000866DB">
          <w:pgSz w:w="11900" w:h="16840"/>
          <w:pgMar w:top="1620" w:right="940" w:bottom="940" w:left="1040" w:header="929" w:footer="744" w:gutter="0"/>
          <w:cols w:space="720"/>
        </w:sectPr>
      </w:pPr>
      <w:ins w:id="1062" w:author="Benjamin Meyer" w:date="2023-04-18T10:26:00Z">
        <w:r>
          <w:t>Monitors</w:t>
        </w:r>
      </w:ins>
    </w:p>
    <w:p w14:paraId="2582EB84" w14:textId="77777777" w:rsidR="000866DB" w:rsidRDefault="000866DB" w:rsidP="00500F3C">
      <w:pPr>
        <w:tabs>
          <w:tab w:val="left" w:pos="1407"/>
        </w:tabs>
        <w:spacing w:before="90"/>
        <w:rPr>
          <w:del w:id="1063" w:author="Benjamin Meyer" w:date="2023-04-18T10:26:00Z"/>
          <w:b/>
          <w:sz w:val="24"/>
        </w:rPr>
      </w:pPr>
      <w:bookmarkStart w:id="1064" w:name="B2_SAMPLING_METHODS_REQUIREMENTS"/>
      <w:bookmarkStart w:id="1065" w:name="_Hlk117068141"/>
      <w:bookmarkEnd w:id="1064"/>
      <w:del w:id="1066" w:author="Benjamin Meyer" w:date="2023-04-18T10:26:00Z">
        <w:r>
          <w:rPr>
            <w:b/>
            <w:sz w:val="24"/>
          </w:rPr>
          <w:delText>B2</w:delText>
        </w:r>
        <w:r>
          <w:rPr>
            <w:b/>
            <w:sz w:val="24"/>
          </w:rPr>
          <w:tab/>
          <w:delText>SAMPLING METHODS</w:delText>
        </w:r>
        <w:r>
          <w:rPr>
            <w:b/>
            <w:spacing w:val="-2"/>
            <w:sz w:val="24"/>
          </w:rPr>
          <w:delText xml:space="preserve"> </w:delText>
        </w:r>
        <w:r>
          <w:rPr>
            <w:b/>
            <w:sz w:val="24"/>
          </w:rPr>
          <w:delText>REQUIREMENTS</w:delText>
        </w:r>
      </w:del>
    </w:p>
    <w:p w14:paraId="2A91DBA1" w14:textId="77777777" w:rsidR="000866DB" w:rsidRDefault="000866DB" w:rsidP="00500F3C">
      <w:pPr>
        <w:pStyle w:val="BodyText"/>
        <w:rPr>
          <w:del w:id="1067" w:author="Benjamin Meyer" w:date="2023-04-18T10:26:00Z"/>
          <w:b/>
        </w:rPr>
      </w:pPr>
    </w:p>
    <w:p w14:paraId="38A37D90" w14:textId="77777777" w:rsidR="000866DB" w:rsidRDefault="000866DB" w:rsidP="00500F3C">
      <w:pPr>
        <w:pStyle w:val="Heading2"/>
        <w:ind w:left="0"/>
        <w:rPr>
          <w:del w:id="1068" w:author="Benjamin Meyer" w:date="2023-04-18T10:26:00Z"/>
        </w:rPr>
      </w:pPr>
      <w:del w:id="1069" w:author="Benjamin Meyer" w:date="2023-04-18T10:26:00Z">
        <w:r>
          <w:delText>Agency Baseline</w:delText>
        </w:r>
      </w:del>
    </w:p>
    <w:p w14:paraId="7314E17D" w14:textId="77777777" w:rsidR="000866DB" w:rsidRDefault="000866DB" w:rsidP="00500F3C">
      <w:pPr>
        <w:pStyle w:val="BodyText"/>
        <w:ind w:right="555"/>
        <w:rPr>
          <w:del w:id="1070" w:author="Benjamin Meyer" w:date="2023-04-18T10:26:00Z"/>
        </w:rPr>
      </w:pPr>
      <w:del w:id="1071" w:author="Benjamin Meyer" w:date="2023-04-18T10:26:00Z">
        <w:r>
          <w:delText>The Project QA Officer is responsible for making sure written instructions are provided to each of the monitoring teams during the training that occurs on the day prior to sampling. Sample containers with unique sample numbers will be provided to the sampling teams.</w:delText>
        </w:r>
      </w:del>
    </w:p>
    <w:p w14:paraId="031B72FF" w14:textId="77777777" w:rsidR="000866DB" w:rsidRDefault="000866DB" w:rsidP="00500F3C">
      <w:pPr>
        <w:pStyle w:val="BodyText"/>
        <w:ind w:right="469"/>
        <w:rPr>
          <w:del w:id="1072" w:author="Benjamin Meyer" w:date="2023-04-18T10:26:00Z"/>
        </w:rPr>
      </w:pPr>
      <w:del w:id="1073" w:author="Benjamin Meyer" w:date="2023-04-18T10:26:00Z">
        <w:r>
          <w:delTex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delText>
        </w:r>
      </w:del>
    </w:p>
    <w:p w14:paraId="4F175A68" w14:textId="77777777" w:rsidR="000866DB" w:rsidRDefault="000866DB" w:rsidP="00500F3C">
      <w:pPr>
        <w:pStyle w:val="BodyText"/>
        <w:spacing w:before="11"/>
        <w:rPr>
          <w:del w:id="1074" w:author="Benjamin Meyer" w:date="2023-04-18T10:26:00Z"/>
          <w:sz w:val="23"/>
        </w:rPr>
      </w:pPr>
    </w:p>
    <w:p w14:paraId="4DF42358" w14:textId="3226355B" w:rsidR="000866DB" w:rsidRDefault="000866DB" w:rsidP="00500F3C">
      <w:pPr>
        <w:pStyle w:val="BodyText"/>
        <w:ind w:right="301"/>
      </w:pPr>
      <w:del w:id="1075" w:author="Benjamin Meyer" w:date="2023-04-18T10:26:00Z">
        <w:r>
          <w:delText>Surface water samples</w:delText>
        </w:r>
      </w:del>
      <w:r>
        <w:t xml:space="preserve"> will </w:t>
      </w:r>
      <w:del w:id="1076" w:author="Benjamin Meyer" w:date="2023-04-18T10:26:00Z">
        <w:r>
          <w:delText xml:space="preserve">be taken at all 22 stations during July when the river is heavily used and is at high flow and then again during April breakup when the river is at low flow. Monitors will </w:delText>
        </w:r>
      </w:del>
      <w:r>
        <w:t>face upstream while collecting water samples</w:t>
      </w:r>
      <w:ins w:id="1077" w:author="Benjamin Meyer" w:date="2023-04-18T10:26:00Z">
        <w:r w:rsidR="00601E6B">
          <w:t>, wear clean gloves, and</w:t>
        </w:r>
      </w:ins>
      <w:del w:id="1078" w:author="Benjamin Meyer" w:date="2023-04-18T10:26:00Z">
        <w:r>
          <w:delText>. Monitors will take water samples by inverting the bottles to six inches below water line then turning the bottle upright to collect the sample at that water level. They will</w:delText>
        </w:r>
      </w:del>
      <w:r>
        <w:t xml:space="preserve"> ensure that they are not downstream of any boats or other river obstacles that may be adding concentrated products into the water column</w:t>
      </w:r>
      <w:r>
        <w:rPr>
          <w:color w:val="FF0000"/>
        </w:rPr>
        <w:t xml:space="preserve">. </w:t>
      </w:r>
      <w:commentRangeStart w:id="1079"/>
      <w:ins w:id="1080" w:author="Benjamin Meyer" w:date="2023-04-18T10:26:00Z">
        <w:r w:rsidR="00601E6B">
          <w:t xml:space="preserve">Monitors will employ “Clean Hands – Dirty Hands” technique when handling sample vessels and equipment </w:t>
        </w:r>
        <w:r w:rsidR="00601E6B">
          <w:fldChar w:fldCharType="begin" w:fldLock="1"/>
        </w:r>
        <w:r w:rsidR="00601E6B">
          <w:instrText>ADDIN paperpile_citation &lt;clusterId&gt;H157V417K897O528&lt;/clusterId&gt;&lt;metadata&gt;&lt;citation&gt;&lt;id&gt;ac5509e1-a9ba-4628-9a15-f23516f4cc31&lt;/id&gt;&lt;/citation&gt;&lt;/metadata&gt;&lt;data&gt;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&lt;/data&gt; \* MERGEFORMAT</w:instrText>
        </w:r>
        <w:r w:rsidR="00601E6B">
          <w:fldChar w:fldCharType="separate"/>
        </w:r>
        <w:r w:rsidR="00601E6B">
          <w:rPr>
            <w:noProof/>
          </w:rPr>
          <w:t>(EPA 1996b)</w:t>
        </w:r>
        <w:r w:rsidR="00601E6B">
          <w:fldChar w:fldCharType="end"/>
        </w:r>
        <w:r w:rsidR="00601E6B">
          <w:t xml:space="preserve"> (see Appendix B for detailed protocol). </w:t>
        </w:r>
        <w:commentRangeEnd w:id="1079"/>
        <w:r w:rsidR="00601E6B">
          <w:rPr>
            <w:rStyle w:val="CommentReference"/>
          </w:rPr>
          <w:commentReference w:id="1079"/>
        </w:r>
        <w:r w:rsidR="00601E6B">
          <w:t>Monitors will remove the bottle lid carefully, making sure not to touch the inside of the bottle cap or bottle rim. Never place bottle caps in pockets, or on surfaces. Monitors will do their best to minimize the amount of time that bottles are open before sample collection.</w:t>
        </w:r>
      </w:ins>
      <w:moveToRangeStart w:id="1081" w:author="Benjamin Meyer" w:date="2023-04-18T10:26:00Z" w:name="move132706035"/>
      <w:moveTo w:id="1082" w:author="Benjamin Meyer" w:date="2023-04-18T10:26:00Z">
        <w:r>
          <w:t xml:space="preserve"> Monitors will take water samples by inverting the bottles to six inches below water line then turning the bottle upright to collect the sample at that water level.</w:t>
        </w:r>
      </w:moveTo>
      <w:moveToRangeEnd w:id="1081"/>
      <w:ins w:id="1083" w:author="Benjamin Meyer" w:date="2023-04-18T10:26:00Z">
        <w:r w:rsidR="00601E6B">
          <w:t xml:space="preserve"> </w:t>
        </w:r>
      </w:ins>
      <w:r>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ins w:id="1084" w:author="Benjamin Meyer" w:date="2023-04-18T10:26:00Z">
        <w:r w:rsidR="00601E6B">
          <w:t xml:space="preserve"> The GPS coordinates of the actual sample collection location will be recorded by each monitor. </w:t>
        </w:r>
      </w:ins>
    </w:p>
    <w:p w14:paraId="29FCD677" w14:textId="77777777" w:rsidR="000866DB" w:rsidRDefault="000866DB" w:rsidP="000866DB">
      <w:pPr>
        <w:pStyle w:val="BodyText"/>
      </w:pPr>
    </w:p>
    <w:p w14:paraId="63BC517E" w14:textId="6678770E"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ins w:id="1085" w:author="Benjamin Meyer" w:date="2023-04-18T10:26:00Z">
        <w:r w:rsidR="00601E6B">
          <w:t>.</w:t>
        </w:r>
      </w:ins>
      <w:del w:id="1086" w:author="Benjamin Meyer" w:date="2023-04-18T10:26:00Z">
        <w:r>
          <w:delText xml:space="preserve"> site and will be available at the Soldotna Wastewater Treatment Plant to accumulate all water samples as the Monitors bring them into the Treatment Lab and document and prepare samples for immediate travel to their Anchorage laboratory.</w:delText>
        </w:r>
      </w:del>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367C4202"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ins w:id="1087" w:author="Benjamin Meyer" w:date="2023-04-18T10:26:00Z">
        <w:r w:rsidR="00601E6B" w:rsidRPr="00C75F2A">
          <w:t>.</w:t>
        </w:r>
      </w:ins>
      <w:del w:id="1088" w:author="Benjamin Meyer" w:date="2023-04-18T10:26:00Z">
        <w:r>
          <w:delText xml:space="preserve"> the following day.</w:delText>
        </w:r>
      </w:del>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1089" w:name="_bookmark18"/>
      <w:bookmarkEnd w:id="1089"/>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70A59A8D" w14:textId="308FC6FD" w:rsidR="00500F3C" w:rsidRDefault="00500F3C" w:rsidP="000866DB">
      <w:pPr>
        <w:ind w:left="687"/>
        <w:rPr>
          <w:b/>
          <w:sz w:val="24"/>
        </w:rPr>
      </w:pPr>
    </w:p>
    <w:p w14:paraId="16D1AAA2" w14:textId="77777777" w:rsidR="00500F3C" w:rsidRDefault="00500F3C" w:rsidP="000866DB">
      <w:pPr>
        <w:ind w:left="687"/>
        <w:rPr>
          <w:b/>
          <w:sz w:val="24"/>
        </w:rPr>
      </w:pPr>
    </w:p>
    <w:p w14:paraId="61C33015" w14:textId="77777777" w:rsidR="000866DB" w:rsidRDefault="000866DB" w:rsidP="000866DB">
      <w:pPr>
        <w:ind w:left="687"/>
        <w:rPr>
          <w:b/>
          <w:sz w:val="24"/>
        </w:rPr>
      </w:pPr>
    </w:p>
    <w:p w14:paraId="18187637" w14:textId="77777777" w:rsidR="000866DB" w:rsidRDefault="000866DB" w:rsidP="000866DB">
      <w:pPr>
        <w:ind w:left="687"/>
        <w:rPr>
          <w:b/>
          <w:sz w:val="24"/>
        </w:rPr>
      </w:pPr>
    </w:p>
    <w:p w14:paraId="7D7BD49F" w14:textId="4A5B1F48" w:rsidR="000866DB" w:rsidRDefault="000866DB" w:rsidP="000866DB">
      <w:pPr>
        <w:ind w:left="687"/>
        <w:rPr>
          <w:b/>
          <w:sz w:val="24"/>
        </w:rPr>
      </w:pPr>
      <w:bookmarkStart w:id="1090" w:name="_Toc132022469"/>
      <w:r>
        <w:rPr>
          <w:b/>
          <w:sz w:val="24"/>
        </w:rPr>
        <w:t xml:space="preserve">Table </w:t>
      </w:r>
      <w:ins w:id="1091" w:author="Benjamin Meyer" w:date="2023-04-18T10:26:00Z">
        <w:r w:rsidR="00601E6B" w:rsidRPr="00D602D6">
          <w:rPr>
            <w:b/>
            <w:sz w:val="24"/>
            <w:szCs w:val="24"/>
          </w:rPr>
          <w:fldChar w:fldCharType="begin"/>
        </w:r>
        <w:r w:rsidR="00601E6B" w:rsidRPr="00D602D6">
          <w:rPr>
            <w:b/>
            <w:sz w:val="24"/>
            <w:szCs w:val="24"/>
          </w:rPr>
          <w:instrText xml:space="preserve"> SEQ Table \* ARABIC </w:instrText>
        </w:r>
        <w:r w:rsidR="00601E6B" w:rsidRPr="00D602D6">
          <w:rPr>
            <w:b/>
            <w:sz w:val="24"/>
            <w:szCs w:val="24"/>
          </w:rPr>
          <w:fldChar w:fldCharType="separate"/>
        </w:r>
        <w:r w:rsidR="00601E6B">
          <w:rPr>
            <w:b/>
            <w:noProof/>
            <w:sz w:val="24"/>
            <w:szCs w:val="24"/>
          </w:rPr>
          <w:t>9</w:t>
        </w:r>
        <w:r w:rsidR="00601E6B" w:rsidRPr="00D602D6">
          <w:rPr>
            <w:b/>
            <w:sz w:val="24"/>
            <w:szCs w:val="24"/>
          </w:rPr>
          <w:fldChar w:fldCharType="end"/>
        </w:r>
        <w:r w:rsidR="00601E6B" w:rsidRPr="00D602D6">
          <w:rPr>
            <w:b/>
            <w:sz w:val="24"/>
            <w:szCs w:val="24"/>
          </w:rPr>
          <w:t>.</w:t>
        </w:r>
      </w:ins>
      <w:r>
        <w:rPr>
          <w:b/>
          <w:sz w:val="24"/>
        </w:rPr>
        <w:t xml:space="preserve"> Preservation and Holding Times for Sample Analysis</w:t>
      </w:r>
      <w:bookmarkEnd w:id="1090"/>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proofErr w:type="spellStart"/>
            <w:r>
              <w:rPr>
                <w:sz w:val="20"/>
              </w:rPr>
              <w:t>HCl</w:t>
            </w:r>
            <w:proofErr w:type="spellEnd"/>
            <w:r>
              <w:rPr>
                <w:sz w:val="20"/>
              </w:rPr>
              <w:t xml:space="preserve">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21C66FA8" w:rsidR="000866DB" w:rsidRDefault="000866DB" w:rsidP="00816966">
            <w:pPr>
              <w:pStyle w:val="TableParagraph"/>
              <w:ind w:left="143" w:right="136"/>
              <w:jc w:val="center"/>
              <w:rPr>
                <w:sz w:val="20"/>
              </w:rPr>
            </w:pPr>
            <w:r>
              <w:rPr>
                <w:sz w:val="20"/>
              </w:rPr>
              <w:t>&lt;</w:t>
            </w:r>
            <w:commentRangeStart w:id="1092"/>
            <w:ins w:id="1093" w:author="Benjamin Meyer" w:date="2023-04-18T10:26:00Z">
              <w:r w:rsidR="00601E6B">
                <w:rPr>
                  <w:sz w:val="20"/>
                </w:rPr>
                <w:t>6</w:t>
              </w:r>
              <w:commentRangeEnd w:id="1092"/>
              <w:r w:rsidR="00601E6B">
                <w:rPr>
                  <w:rStyle w:val="CommentReference"/>
                </w:rPr>
                <w:commentReference w:id="1092"/>
              </w:r>
            </w:ins>
            <w:del w:id="1094" w:author="Benjamin Meyer" w:date="2023-04-18T10:26:00Z">
              <w:r>
                <w:rPr>
                  <w:sz w:val="20"/>
                </w:rPr>
                <w:delText>8</w:delText>
              </w:r>
            </w:del>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77777777"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0A91A1C"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w:t>
      </w:r>
      <w:proofErr w:type="spellStart"/>
      <w:r w:rsidR="000866DB">
        <w:rPr>
          <w:sz w:val="18"/>
        </w:rPr>
        <w:t>autoclavable</w:t>
      </w:r>
      <w:proofErr w:type="spellEnd"/>
      <w:r w:rsidR="000866DB">
        <w:rPr>
          <w:sz w:val="18"/>
        </w:rPr>
        <w:t>) plastic, “P” is polyethylene, “FP” is fluoropolymer, “G” is glass</w:t>
      </w:r>
      <w:r>
        <w:rPr>
          <w:sz w:val="18"/>
        </w:rPr>
        <w:t>,</w:t>
      </w:r>
      <w:r w:rsidR="000866DB">
        <w:rPr>
          <w:sz w:val="18"/>
        </w:rPr>
        <w:t xml:space="preserve"> HDPE</w:t>
      </w:r>
      <w:del w:id="1095" w:author="Benjamin Meyer" w:date="2023-04-18T10:26:00Z">
        <w:r w:rsidR="000866DB">
          <w:rPr>
            <w:sz w:val="18"/>
          </w:rPr>
          <w:delText>,</w:delText>
        </w:r>
        <w:r w:rsidR="000866DB">
          <w:rPr>
            <w:spacing w:val="-1"/>
            <w:sz w:val="18"/>
          </w:rPr>
          <w:delText xml:space="preserve"> </w:delText>
        </w:r>
        <w:r w:rsidR="000866DB">
          <w:rPr>
            <w:sz w:val="18"/>
          </w:rPr>
          <w:delText>VOA</w:delText>
        </w:r>
        <w:r w:rsidR="000866DB">
          <w:rPr>
            <w:sz w:val="18"/>
          </w:rPr>
          <w:tab/>
          <w:delText>HDPE</w:delText>
        </w:r>
      </w:del>
      <w:r w:rsidR="000866DB">
        <w:rPr>
          <w:sz w:val="18"/>
        </w:rPr>
        <w:t xml:space="preserv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75F1C8BA" w14:textId="77777777" w:rsidR="000866DB" w:rsidRDefault="000866DB" w:rsidP="000866DB">
      <w:pPr>
        <w:pStyle w:val="Heading2"/>
        <w:rPr>
          <w:del w:id="1096" w:author="Benjamin Meyer" w:date="2023-04-18T10:26:00Z"/>
        </w:rPr>
      </w:pPr>
      <w:del w:id="1097" w:author="Benjamin Meyer" w:date="2023-04-18T10:26:00Z">
        <w:r>
          <w:delText>Copper and Zinc Monitoring</w:delText>
        </w:r>
      </w:del>
    </w:p>
    <w:p w14:paraId="57AE708B" w14:textId="77777777" w:rsidR="000866DB" w:rsidRDefault="000866DB" w:rsidP="000866DB">
      <w:pPr>
        <w:pStyle w:val="BodyText"/>
        <w:ind w:left="688" w:right="554"/>
      </w:pPr>
      <w:moveFromRangeStart w:id="1098" w:author="Benjamin Meyer" w:date="2023-04-18T10:26:00Z" w:name="move132706033"/>
      <w:moveFrom w:id="1099" w:author="Benjamin Meyer" w:date="2023-04-18T10:26:00Z">
        <w:r>
          <w:t>The Project QA Officer is responsible for making sure written instructions are provided to each of the monitoring teams during the training that occurs on the day prior to sampling. Sample containers with unique sample numbers will be provided to the sampling teams.</w:t>
        </w:r>
      </w:moveFrom>
      <w:moveFromRangeEnd w:id="1098"/>
    </w:p>
    <w:p w14:paraId="5A2070C4" w14:textId="77777777" w:rsidR="000866DB" w:rsidRDefault="000866DB" w:rsidP="000866DB">
      <w:pPr>
        <w:pStyle w:val="BodyText"/>
        <w:ind w:left="688" w:right="468"/>
        <w:rPr>
          <w:moveFrom w:id="1100" w:author="Benjamin Meyer" w:date="2023-04-18T10:26:00Z"/>
        </w:rPr>
      </w:pPr>
      <w:moveFromRangeStart w:id="1101" w:author="Benjamin Meyer" w:date="2023-04-18T10:26:00Z" w:name="move132706034"/>
      <w:moveFrom w:id="1102" w:author="Benjamin Meyer" w:date="2023-04-18T10:26:00Z">
        <w:r>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moveFrom>
    </w:p>
    <w:p w14:paraId="2992FB1A" w14:textId="77777777" w:rsidR="000866DB" w:rsidRDefault="000866DB" w:rsidP="000866DB">
      <w:pPr>
        <w:pStyle w:val="BodyText"/>
        <w:spacing w:before="11"/>
        <w:rPr>
          <w:moveFrom w:id="1103" w:author="Benjamin Meyer" w:date="2023-04-18T10:26:00Z"/>
          <w:sz w:val="23"/>
        </w:rPr>
      </w:pPr>
    </w:p>
    <w:moveFromRangeEnd w:id="1101"/>
    <w:p w14:paraId="6EB19F13" w14:textId="77777777" w:rsidR="00601E6B" w:rsidRDefault="000866DB" w:rsidP="00601E6B">
      <w:pPr>
        <w:tabs>
          <w:tab w:val="left" w:pos="1862"/>
          <w:tab w:val="left" w:pos="2127"/>
        </w:tabs>
        <w:spacing w:before="92"/>
        <w:ind w:right="622"/>
        <w:rPr>
          <w:ins w:id="1104" w:author="Benjamin Meyer" w:date="2023-04-18T10:26:00Z"/>
          <w:sz w:val="24"/>
          <w:szCs w:val="24"/>
        </w:rPr>
      </w:pPr>
      <w:del w:id="1105" w:author="Benjamin Meyer" w:date="2023-04-18T10:26:00Z">
        <w:r>
          <w:delText>Surface water samples will be taken at all stations once in spring (April/May) after breakup and in summer (July/August_ when the river is heavily used. Monitors will face upstream while collecting water samples.</w:delText>
        </w:r>
      </w:del>
      <w:moveFromRangeStart w:id="1106" w:author="Benjamin Meyer" w:date="2023-04-18T10:26:00Z" w:name="move132706035"/>
      <w:moveFrom w:id="1107" w:author="Benjamin Meyer" w:date="2023-04-18T10:26:00Z">
        <w:r>
          <w:t xml:space="preserve"> Monitors will take water samples by inverting the bottles to six inches below water line then turning the bottle upright to collect the sample at that water level. </w:t>
        </w:r>
      </w:moveFrom>
      <w:moveFromRangeEnd w:id="1106"/>
    </w:p>
    <w:p w14:paraId="2F309058" w14:textId="77777777" w:rsidR="00601E6B" w:rsidRDefault="00601E6B" w:rsidP="00601E6B">
      <w:pPr>
        <w:pStyle w:val="Heading2"/>
        <w:ind w:left="180"/>
        <w:rPr>
          <w:ins w:id="1108" w:author="Benjamin Meyer" w:date="2023-04-18T10:26:00Z"/>
        </w:rPr>
      </w:pPr>
      <w:bookmarkStart w:id="1109" w:name="_Toc117087855"/>
      <w:bookmarkStart w:id="1110" w:name="_Toc125960348"/>
      <w:bookmarkStart w:id="1111" w:name="_Toc125984008"/>
      <w:bookmarkStart w:id="1112" w:name="_Toc125984291"/>
      <w:bookmarkStart w:id="1113" w:name="_Toc132032663"/>
      <w:bookmarkStart w:id="1114" w:name="_Toc132706054"/>
      <w:ins w:id="1115" w:author="Benjamin Meyer" w:date="2023-04-18T10:26:00Z">
        <w:r>
          <w:t>B3. Sample Handling and Custody</w:t>
        </w:r>
        <w:r w:rsidRPr="00D602D6">
          <w:rPr>
            <w:spacing w:val="-4"/>
          </w:rPr>
          <w:t xml:space="preserve"> </w:t>
        </w:r>
        <w:r>
          <w:t>Requirements</w:t>
        </w:r>
        <w:bookmarkEnd w:id="1109"/>
        <w:bookmarkEnd w:id="1110"/>
        <w:bookmarkEnd w:id="1111"/>
        <w:bookmarkEnd w:id="1112"/>
        <w:bookmarkEnd w:id="1113"/>
        <w:bookmarkEnd w:id="1114"/>
      </w:ins>
    </w:p>
    <w:p w14:paraId="751E3DEE" w14:textId="77777777" w:rsidR="00601E6B" w:rsidRDefault="00601E6B" w:rsidP="00601E6B">
      <w:pPr>
        <w:pStyle w:val="BodyText"/>
        <w:ind w:left="180"/>
        <w:rPr>
          <w:ins w:id="1116" w:author="Benjamin Meyer" w:date="2023-04-18T10:26:00Z"/>
          <w:b/>
        </w:rPr>
      </w:pPr>
    </w:p>
    <w:p w14:paraId="243ADBFB" w14:textId="77777777" w:rsidR="00601E6B" w:rsidRPr="00BE65DC" w:rsidRDefault="00601E6B" w:rsidP="00601E6B">
      <w:pPr>
        <w:pStyle w:val="BodyText"/>
        <w:ind w:left="180"/>
        <w:rPr>
          <w:ins w:id="1117" w:author="Benjamin Meyer" w:date="2023-04-18T10:26:00Z"/>
          <w:i/>
        </w:rPr>
      </w:pPr>
      <w:ins w:id="1118" w:author="Benjamin Meyer" w:date="2023-04-18T10:26:00Z">
        <w:r>
          <w:rPr>
            <w:i/>
          </w:rPr>
          <w:t>In-situ field measurements</w:t>
        </w:r>
        <w:r w:rsidRPr="00621F9D">
          <w:rPr>
            <w:i/>
          </w:rPr>
          <w:t xml:space="preserve"> </w:t>
        </w:r>
      </w:ins>
    </w:p>
    <w:p w14:paraId="0116043A" w14:textId="77777777" w:rsidR="00601E6B" w:rsidRPr="00F5470E" w:rsidRDefault="00601E6B" w:rsidP="00CD7519">
      <w:pPr>
        <w:pStyle w:val="BodyText"/>
        <w:numPr>
          <w:ilvl w:val="0"/>
          <w:numId w:val="42"/>
        </w:numPr>
        <w:rPr>
          <w:ins w:id="1119" w:author="Benjamin Meyer" w:date="2023-04-18T10:26:00Z"/>
          <w:i/>
        </w:rPr>
      </w:pPr>
      <w:ins w:id="1120" w:author="Benjamin Meyer" w:date="2023-04-18T10:26:00Z">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ins>
    </w:p>
    <w:p w14:paraId="44ACE8F5" w14:textId="77777777" w:rsidR="00601E6B" w:rsidRDefault="00601E6B" w:rsidP="00601E6B">
      <w:pPr>
        <w:pStyle w:val="BodyText"/>
        <w:rPr>
          <w:ins w:id="1121" w:author="Benjamin Meyer" w:date="2023-04-18T10:26:00Z"/>
          <w:i/>
        </w:rPr>
      </w:pPr>
    </w:p>
    <w:p w14:paraId="3871C836" w14:textId="77777777" w:rsidR="00601E6B" w:rsidRDefault="00601E6B" w:rsidP="00601E6B">
      <w:pPr>
        <w:pStyle w:val="BodyText"/>
        <w:ind w:left="180"/>
        <w:rPr>
          <w:ins w:id="1122" w:author="Benjamin Meyer" w:date="2023-04-18T10:26:00Z"/>
          <w:i/>
        </w:rPr>
      </w:pPr>
      <w:ins w:id="1123" w:author="Benjamin Meyer" w:date="2023-04-18T10:26:00Z">
        <w:r w:rsidRPr="00621F9D">
          <w:rPr>
            <w:i/>
          </w:rPr>
          <w:t>Sample transport from field to office</w:t>
        </w:r>
      </w:ins>
    </w:p>
    <w:p w14:paraId="7083FFC0" w14:textId="77777777" w:rsidR="00E552C2" w:rsidRDefault="00E552C2" w:rsidP="00E552C2"/>
    <w:p w14:paraId="06B7DD81" w14:textId="11186915" w:rsidR="000866DB" w:rsidRDefault="000866DB" w:rsidP="00CD7519">
      <w:pPr>
        <w:pStyle w:val="ListParagraph"/>
        <w:numPr>
          <w:ilvl w:val="0"/>
          <w:numId w:val="50"/>
        </w:numPr>
        <w:ind w:left="900" w:right="248"/>
        <w:rPr>
          <w:del w:id="1124" w:author="Benjamin Meyer" w:date="2023-04-18T10:26:00Z"/>
        </w:rPr>
      </w:pPr>
      <w:del w:id="1125" w:author="Benjamin Meyer" w:date="2023-04-18T10:26:00Z">
        <w:r>
          <w:delText>They will ensure that they are not downstream of any boats or other river obstacles that may be adding concentrated products into the water column</w:delText>
        </w:r>
        <w:r w:rsidRPr="00E552C2">
          <w:rPr>
            <w:color w:val="FF0000"/>
          </w:rPr>
          <w:delText xml:space="preserve">. </w:delText>
        </w:r>
        <w:r>
          <w:delText>Samples collected in the main stem of the Kenai River, unless otherwise noted on the data collection sheet for safety reasons, will be collected at least 10 feet away from the riverbank.</w:delText>
        </w:r>
      </w:del>
    </w:p>
    <w:p w14:paraId="56B95529" w14:textId="77777777" w:rsidR="000866DB" w:rsidRDefault="000866DB" w:rsidP="00E552C2">
      <w:pPr>
        <w:pStyle w:val="ListParagraph"/>
        <w:ind w:left="900"/>
        <w:rPr>
          <w:del w:id="1126" w:author="Benjamin Meyer" w:date="2023-04-18T10:26:00Z"/>
          <w:sz w:val="23"/>
        </w:rPr>
      </w:pPr>
    </w:p>
    <w:p w14:paraId="1F04E1AF" w14:textId="77777777" w:rsidR="000866DB" w:rsidRDefault="000866DB" w:rsidP="00E552C2">
      <w:pPr>
        <w:pStyle w:val="ListParagraph"/>
        <w:ind w:left="900"/>
        <w:rPr>
          <w:del w:id="1127" w:author="Benjamin Meyer" w:date="2023-04-18T10:26:00Z"/>
        </w:rPr>
      </w:pPr>
      <w:del w:id="1128" w:author="Benjamin Meyer" w:date="2023-04-18T10:26:00Z">
        <w:r>
          <w:delText>Each sample bottle will be labeled with a unique sample number, sample site name, analysis to be performed, date and time, and initials of the person collecting the sample. SGS will provide and prepare all uncontaminated testing sample bottles for each site. The Project QA officer is responsible for acquiring these bottles prior to sampling. See Section B3, Sampling Handling and Custody Requirements, for details on how the samples will be prepared and handled for transport.</w:delText>
        </w:r>
      </w:del>
    </w:p>
    <w:p w14:paraId="1952BD9C" w14:textId="77777777" w:rsidR="000866DB" w:rsidRDefault="000866DB" w:rsidP="00E552C2">
      <w:pPr>
        <w:pStyle w:val="ListParagraph"/>
        <w:ind w:left="900"/>
        <w:rPr>
          <w:del w:id="1129" w:author="Benjamin Meyer" w:date="2023-04-18T10:26:00Z"/>
        </w:rPr>
      </w:pPr>
    </w:p>
    <w:p w14:paraId="1640C4A5" w14:textId="77777777" w:rsidR="000866DB" w:rsidRDefault="000866DB" w:rsidP="00E552C2">
      <w:pPr>
        <w:pStyle w:val="ListParagraph"/>
        <w:ind w:left="900"/>
        <w:rPr>
          <w:del w:id="1130" w:author="Benjamin Meyer" w:date="2023-04-18T10:26:00Z"/>
        </w:rPr>
      </w:pPr>
      <w:del w:id="1131" w:author="Benjamin Meyer" w:date="2023-04-18T10:26:00Z">
        <w:r>
          <w:delText>The recommended time for sampling is morning so that samples can prepared for travel and subsequent analysis at the SGS in Anchorage within holding time (e.g., 6hr for fecal coliform, 6 months for most metals) (Table 9). At the sampling stations located in the tidal areas of the Kenai River, samples will be taken during outgoing tide to obtain river water rather than tidally influenced saltwater.</w:delText>
        </w:r>
      </w:del>
    </w:p>
    <w:bookmarkEnd w:id="1065"/>
    <w:p w14:paraId="4DC49F8B" w14:textId="77777777" w:rsidR="000866DB" w:rsidRDefault="000866DB" w:rsidP="00E552C2">
      <w:pPr>
        <w:pStyle w:val="ListParagraph"/>
        <w:ind w:left="900"/>
        <w:rPr>
          <w:del w:id="1132" w:author="Benjamin Meyer" w:date="2023-04-18T10:26:00Z"/>
          <w:sz w:val="26"/>
        </w:rPr>
      </w:pPr>
    </w:p>
    <w:p w14:paraId="0B297AC8" w14:textId="77777777" w:rsidR="000866DB" w:rsidRDefault="000866DB" w:rsidP="00E552C2">
      <w:pPr>
        <w:pStyle w:val="ListParagraph"/>
        <w:ind w:left="900"/>
        <w:rPr>
          <w:del w:id="1133" w:author="Benjamin Meyer" w:date="2023-04-18T10:26:00Z"/>
        </w:rPr>
      </w:pPr>
    </w:p>
    <w:p w14:paraId="5157F19E" w14:textId="77777777" w:rsidR="000866DB" w:rsidRDefault="000866DB" w:rsidP="00E552C2">
      <w:pPr>
        <w:pStyle w:val="ListParagraph"/>
        <w:ind w:left="900"/>
        <w:rPr>
          <w:del w:id="1134" w:author="Benjamin Meyer" w:date="2023-04-18T10:26:00Z"/>
        </w:rPr>
      </w:pPr>
      <w:bookmarkStart w:id="1135" w:name="B3._SAMPLE_HANDLING_AND_CUSTODY_REQUIREM"/>
      <w:bookmarkStart w:id="1136" w:name="_Hlk117073971"/>
      <w:bookmarkEnd w:id="1135"/>
      <w:del w:id="1137" w:author="Benjamin Meyer" w:date="2023-04-18T10:26:00Z">
        <w:r>
          <w:delText>B3.</w:delText>
        </w:r>
        <w:r>
          <w:tab/>
          <w:delText>SAMPLE HANDLING AND CUSTODY</w:delText>
        </w:r>
        <w:r>
          <w:rPr>
            <w:spacing w:val="-4"/>
          </w:rPr>
          <w:delText xml:space="preserve"> </w:delText>
        </w:r>
        <w:r>
          <w:delText>REQUIREMENTS</w:delText>
        </w:r>
      </w:del>
    </w:p>
    <w:p w14:paraId="35DD259F" w14:textId="77777777" w:rsidR="000866DB" w:rsidRDefault="000866DB" w:rsidP="00E552C2">
      <w:pPr>
        <w:pStyle w:val="ListParagraph"/>
        <w:ind w:left="900"/>
        <w:rPr>
          <w:del w:id="1138" w:author="Benjamin Meyer" w:date="2023-04-18T10:26:00Z"/>
          <w:b/>
        </w:rPr>
      </w:pPr>
    </w:p>
    <w:p w14:paraId="7FF91BD3" w14:textId="77777777" w:rsidR="000866DB" w:rsidRDefault="000866DB" w:rsidP="00E552C2">
      <w:pPr>
        <w:pStyle w:val="ListParagraph"/>
        <w:ind w:left="900"/>
        <w:rPr>
          <w:del w:id="1139" w:author="Benjamin Meyer" w:date="2023-04-18T10:26:00Z"/>
        </w:rPr>
      </w:pPr>
      <w:del w:id="1140" w:author="Benjamin Meyer" w:date="2023-04-18T10:26:00Z">
        <w:r>
          <w:delText>Agency Baseline and Metals Monitoring</w:delText>
        </w:r>
      </w:del>
    </w:p>
    <w:p w14:paraId="12AD7068" w14:textId="7EC945D0" w:rsidR="000866DB" w:rsidRDefault="000866DB" w:rsidP="00CD7519">
      <w:pPr>
        <w:pStyle w:val="ListParagraph"/>
        <w:numPr>
          <w:ilvl w:val="0"/>
          <w:numId w:val="50"/>
        </w:numPr>
        <w:ind w:left="900"/>
        <w:rPr>
          <w:sz w:val="24"/>
        </w:rPr>
      </w:pPr>
      <w:r>
        <w:rPr>
          <w:sz w:val="24"/>
        </w:rPr>
        <w:t xml:space="preserve">Samples will be labeled (see Figure </w:t>
      </w:r>
      <w:ins w:id="1141" w:author="Benjamin Meyer" w:date="2023-04-18T10:26:00Z">
        <w:r w:rsidR="00601E6B" w:rsidRPr="00F5470E">
          <w:t>3</w:t>
        </w:r>
      </w:ins>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commentRangeStart w:id="1142"/>
      <w:ins w:id="1143" w:author="Benjamin Meyer" w:date="2023-04-18T10:26:00Z">
        <w:r>
          <w:t>Sample collection vessels will be stored in double plastic bags, grouped by field site. Sample vessels will be handled only by gloved hands, per description of the “Clean Hands / Dirty Hands” methodology (see Field Sampling SOP in Appendix B).</w:t>
        </w:r>
        <w:commentRangeEnd w:id="1142"/>
        <w:r>
          <w:rPr>
            <w:rStyle w:val="CommentReference"/>
          </w:rPr>
          <w:commentReference w:id="1142"/>
        </w:r>
      </w:ins>
    </w:p>
    <w:p w14:paraId="22BDF7E9" w14:textId="6C8CA4B4"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ins w:id="1144" w:author="Benjamin Meyer" w:date="2023-04-18T10:26:00Z">
        <w:r w:rsidR="00601E6B" w:rsidRPr="00E552C2">
          <w:t xml:space="preserve">the drop-off location. </w:t>
        </w:r>
      </w:ins>
      <w:del w:id="1145" w:author="Benjamin Meyer" w:date="2023-04-18T10:26:00Z">
        <w:r w:rsidRPr="00E552C2">
          <w:delText>Soldotna Wastewater Treatment Plant. Samples collected specifically for zinc and copper assessments throughout 2019-2020 will be flown directly to SGS where they will be</w:delText>
        </w:r>
        <w:r w:rsidRPr="00E552C2">
          <w:rPr>
            <w:spacing w:val="-2"/>
          </w:rPr>
          <w:delText xml:space="preserve"> </w:delText>
        </w:r>
        <w:r w:rsidRPr="00E552C2">
          <w:delText>chilled.</w:delText>
        </w:r>
      </w:del>
    </w:p>
    <w:p w14:paraId="6CDC6CF9" w14:textId="246A366C"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lastRenderedPageBreak/>
        <w:t xml:space="preserve">Once samples have been delivered to the </w:t>
      </w:r>
      <w:ins w:id="1146" w:author="Benjamin Meyer" w:date="2023-04-18T10:26:00Z">
        <w:r w:rsidR="00601E6B" w:rsidRPr="00500F3C">
          <w:rPr>
            <w:sz w:val="24"/>
            <w:szCs w:val="24"/>
          </w:rPr>
          <w:t>drop-off location,</w:t>
        </w:r>
      </w:ins>
      <w:del w:id="1147" w:author="Benjamin Meyer" w:date="2023-04-18T10:26:00Z">
        <w:r w:rsidRPr="00500F3C">
          <w:rPr>
            <w:sz w:val="24"/>
            <w:szCs w:val="24"/>
          </w:rPr>
          <w:delText>Soldotna Wastewater Treatment Plant they undergo initial analysis; KWF staff analyzes samples for conductivity, pH, and turbidity, while</w:delText>
        </w:r>
      </w:del>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77777777"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del w:id="1148" w:author="Benjamin Meyer" w:date="2023-04-18T10:26:00Z">
        <w:r>
          <w:rPr>
            <w:sz w:val="24"/>
          </w:rPr>
          <w:delText xml:space="preserve"> Samples specifically sent in during zinc and copper monitoring will utilize labels sent by SGS.</w:delText>
        </w:r>
      </w:del>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015BB1" w:rsidRDefault="00015BB1" w:rsidP="00601E6B">
                              <w:pPr>
                                <w:tabs>
                                  <w:tab w:val="left" w:pos="2724"/>
                                </w:tabs>
                                <w:spacing w:line="199" w:lineRule="exact"/>
                                <w:rPr>
                                  <w:ins w:id="1149" w:author="Benjamin Meyer" w:date="2023-04-18T10:26:00Z"/>
                                  <w:sz w:val="18"/>
                                </w:rPr>
                              </w:pPr>
                              <w:r>
                                <w:rPr>
                                  <w:sz w:val="18"/>
                                </w:rPr>
                                <w:t>Analyst:</w:t>
                              </w:r>
                              <w:r>
                                <w:rPr>
                                  <w:sz w:val="18"/>
                                  <w:u w:val="single"/>
                                </w:rPr>
                                <w:t xml:space="preserve"> </w:t>
                              </w:r>
                              <w:r>
                                <w:rPr>
                                  <w:sz w:val="18"/>
                                  <w:u w:val="single"/>
                                </w:rPr>
                                <w:tab/>
                              </w:r>
                              <w:r>
                                <w:rPr>
                                  <w:sz w:val="18"/>
                                </w:rPr>
                                <w:t>Signature</w:t>
                              </w:r>
                              <w:ins w:id="1150" w:author="Benjamin Meyer" w:date="2023-04-18T10:26:00Z">
                                <w:r>
                                  <w:rPr>
                                    <w:sz w:val="18"/>
                                  </w:rPr>
                                  <w:t>:</w:t>
                                </w:r>
                              </w:ins>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015BB1" w:rsidRDefault="00015BB1" w:rsidP="00601E6B">
                              <w:pPr>
                                <w:spacing w:line="199" w:lineRule="exact"/>
                                <w:rPr>
                                  <w:b/>
                                  <w:sz w:val="18"/>
                                </w:rPr>
                              </w:pPr>
                              <w:r>
                                <w:rPr>
                                  <w:b/>
                                  <w:sz w:val="18"/>
                                </w:rPr>
                                <w:t>Lab Information:</w:t>
                              </w:r>
                            </w:p>
                            <w:p w14:paraId="14E84ED4" w14:textId="77777777" w:rsidR="00015BB1" w:rsidRDefault="00015BB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015BB1" w:rsidRDefault="00015BB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015BB1" w:rsidRDefault="00015BB1" w:rsidP="00601E6B">
                              <w:pPr>
                                <w:ind w:left="1865" w:right="737" w:hanging="418"/>
                                <w:rPr>
                                  <w:b/>
                                  <w:sz w:val="18"/>
                                </w:rPr>
                              </w:pPr>
                              <w:r>
                                <w:rPr>
                                  <w:b/>
                                  <w:sz w:val="18"/>
                                </w:rPr>
                                <w:t>KENAI WATERSHED FORUM Phone (907) 260-5449</w:t>
                              </w:r>
                            </w:p>
                            <w:p w14:paraId="41A32367" w14:textId="77777777" w:rsidR="00015BB1" w:rsidRDefault="00015BB1" w:rsidP="00601E6B">
                              <w:pPr>
                                <w:spacing w:before="38"/>
                                <w:rPr>
                                  <w:b/>
                                  <w:sz w:val="18"/>
                                </w:rPr>
                              </w:pPr>
                              <w:r>
                                <w:rPr>
                                  <w:b/>
                                  <w:sz w:val="18"/>
                                </w:rPr>
                                <w:t>Field Information:</w:t>
                              </w:r>
                            </w:p>
                            <w:p w14:paraId="2A920AD3" w14:textId="77777777" w:rsidR="00015BB1" w:rsidRDefault="00015BB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015BB1" w:rsidRDefault="00015BB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015BB1" w:rsidRDefault="00015BB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015BB1" w:rsidRDefault="00015BB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015BB1" w:rsidRDefault="00015BB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015BB1" w:rsidRDefault="00015BB1" w:rsidP="00601E6B">
                        <w:pPr>
                          <w:tabs>
                            <w:tab w:val="left" w:pos="2724"/>
                          </w:tabs>
                          <w:spacing w:line="199" w:lineRule="exact"/>
                          <w:rPr>
                            <w:ins w:id="1151" w:author="Benjamin Meyer" w:date="2023-04-18T10:26:00Z"/>
                            <w:sz w:val="18"/>
                          </w:rPr>
                        </w:pPr>
                        <w:r>
                          <w:rPr>
                            <w:sz w:val="18"/>
                          </w:rPr>
                          <w:t>Analyst:</w:t>
                        </w:r>
                        <w:r>
                          <w:rPr>
                            <w:sz w:val="18"/>
                            <w:u w:val="single"/>
                          </w:rPr>
                          <w:t xml:space="preserve"> </w:t>
                        </w:r>
                        <w:r>
                          <w:rPr>
                            <w:sz w:val="18"/>
                            <w:u w:val="single"/>
                          </w:rPr>
                          <w:tab/>
                        </w:r>
                        <w:r>
                          <w:rPr>
                            <w:sz w:val="18"/>
                          </w:rPr>
                          <w:t>Signature</w:t>
                        </w:r>
                        <w:ins w:id="1152" w:author="Benjamin Meyer" w:date="2023-04-18T10:26:00Z">
                          <w:r>
                            <w:rPr>
                              <w:sz w:val="18"/>
                            </w:rPr>
                            <w:t>:</w:t>
                          </w:r>
                        </w:ins>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015BB1" w:rsidRDefault="00015BB1" w:rsidP="00601E6B">
                        <w:pPr>
                          <w:spacing w:line="199" w:lineRule="exact"/>
                          <w:rPr>
                            <w:b/>
                            <w:sz w:val="18"/>
                          </w:rPr>
                        </w:pPr>
                        <w:r>
                          <w:rPr>
                            <w:b/>
                            <w:sz w:val="18"/>
                          </w:rPr>
                          <w:t>Lab Information:</w:t>
                        </w:r>
                      </w:p>
                      <w:p w14:paraId="14E84ED4" w14:textId="77777777" w:rsidR="00015BB1" w:rsidRDefault="00015BB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015BB1" w:rsidRDefault="00015BB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015BB1" w:rsidRDefault="00015BB1" w:rsidP="00601E6B">
                        <w:pPr>
                          <w:ind w:left="1865" w:right="737" w:hanging="418"/>
                          <w:rPr>
                            <w:b/>
                            <w:sz w:val="18"/>
                          </w:rPr>
                        </w:pPr>
                        <w:r>
                          <w:rPr>
                            <w:b/>
                            <w:sz w:val="18"/>
                          </w:rPr>
                          <w:t>KENAI WATERSHED FORUM Phone (907) 260-5449</w:t>
                        </w:r>
                      </w:p>
                      <w:p w14:paraId="41A32367" w14:textId="77777777" w:rsidR="00015BB1" w:rsidRDefault="00015BB1" w:rsidP="00601E6B">
                        <w:pPr>
                          <w:spacing w:before="38"/>
                          <w:rPr>
                            <w:b/>
                            <w:sz w:val="18"/>
                          </w:rPr>
                        </w:pPr>
                        <w:r>
                          <w:rPr>
                            <w:b/>
                            <w:sz w:val="18"/>
                          </w:rPr>
                          <w:t>Field Information:</w:t>
                        </w:r>
                      </w:p>
                      <w:p w14:paraId="2A920AD3" w14:textId="77777777" w:rsidR="00015BB1" w:rsidRDefault="00015BB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015BB1" w:rsidRDefault="00015BB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015BB1" w:rsidRDefault="00015BB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015BB1" w:rsidRDefault="00015BB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015BB1" w:rsidRDefault="00015BB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p w14:paraId="4322E9B4" w14:textId="18938B0A" w:rsidR="000866DB" w:rsidRDefault="00601E6B" w:rsidP="000866DB">
      <w:pPr>
        <w:spacing w:before="152"/>
        <w:ind w:left="2389"/>
        <w:rPr>
          <w:b/>
          <w:sz w:val="24"/>
        </w:rPr>
      </w:pPr>
      <w:bookmarkStart w:id="1153" w:name="_Toc132022485"/>
      <w:r w:rsidRPr="00D602D6">
        <w:rPr>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1154" w:name="_Hlk117074405"/>
      <w:r w:rsidR="000866DB">
        <w:rPr>
          <w:b/>
          <w:sz w:val="24"/>
        </w:rPr>
        <w:t xml:space="preserve">Figure </w:t>
      </w:r>
      <w:r w:rsidRPr="00D602D6">
        <w:rPr>
          <w:i/>
          <w:sz w:val="24"/>
          <w:szCs w:val="24"/>
        </w:rPr>
        <w:fldChar w:fldCharType="begin"/>
      </w:r>
      <w:r w:rsidRPr="00D602D6">
        <w:rPr>
          <w:sz w:val="24"/>
          <w:szCs w:val="24"/>
        </w:rPr>
        <w:instrText xml:space="preserve"> SEQ Figure \* ARABIC </w:instrText>
      </w:r>
      <w:r w:rsidRPr="00D602D6">
        <w:rPr>
          <w:i/>
          <w:sz w:val="24"/>
          <w:szCs w:val="24"/>
        </w:rPr>
        <w:fldChar w:fldCharType="separate"/>
      </w:r>
      <w:r>
        <w:rPr>
          <w:noProof/>
          <w:sz w:val="24"/>
          <w:szCs w:val="24"/>
        </w:rPr>
        <w:t>3</w:t>
      </w:r>
      <w:r w:rsidRPr="00D602D6">
        <w:rPr>
          <w:i/>
          <w:sz w:val="24"/>
          <w:szCs w:val="24"/>
        </w:rPr>
        <w:fldChar w:fldCharType="end"/>
      </w:r>
      <w:r w:rsidRPr="00D602D6">
        <w:rPr>
          <w:sz w:val="24"/>
          <w:szCs w:val="24"/>
        </w:rPr>
        <w:t>.</w:t>
      </w:r>
      <w:r w:rsidR="000866DB">
        <w:rPr>
          <w:b/>
          <w:sz w:val="24"/>
        </w:rPr>
        <w:t xml:space="preserve"> Sample Container Label</w:t>
      </w:r>
      <w:bookmarkEnd w:id="1153"/>
    </w:p>
    <w:bookmarkEnd w:id="1136"/>
    <w:bookmarkEnd w:id="1154"/>
    <w:p w14:paraId="2D6C6F17" w14:textId="77777777" w:rsidR="000866DB" w:rsidRDefault="000866DB" w:rsidP="000866DB">
      <w:pPr>
        <w:pStyle w:val="BodyText"/>
        <w:spacing w:before="3"/>
        <w:rPr>
          <w:b/>
        </w:rPr>
      </w:pPr>
    </w:p>
    <w:p w14:paraId="1341C922" w14:textId="77777777" w:rsidR="00601E6B" w:rsidRPr="00500F3C" w:rsidRDefault="00601E6B" w:rsidP="00601E6B">
      <w:pPr>
        <w:rPr>
          <w:ins w:id="1155" w:author="Benjamin Meyer" w:date="2023-04-18T10:26:00Z"/>
          <w:i/>
          <w:sz w:val="24"/>
          <w:szCs w:val="24"/>
        </w:rPr>
      </w:pPr>
      <w:bookmarkStart w:id="1156" w:name="B4._ANALYTICAL_METHODS_REQUIREMENTS"/>
      <w:bookmarkStart w:id="1157" w:name="_Hlk117074459"/>
      <w:bookmarkEnd w:id="1156"/>
      <w:commentRangeStart w:id="1158"/>
      <w:ins w:id="1159" w:author="Benjamin Meyer" w:date="2023-04-18T10:26:00Z">
        <w:r w:rsidRPr="00500F3C">
          <w:rPr>
            <w:i/>
            <w:sz w:val="24"/>
            <w:szCs w:val="24"/>
          </w:rPr>
          <w:t>Sample transport from office to laboratory</w:t>
        </w:r>
      </w:ins>
      <w:commentRangeEnd w:id="1158"/>
      <w:r w:rsidR="00500F3C">
        <w:rPr>
          <w:rStyle w:val="CommentReference"/>
        </w:rPr>
        <w:commentReference w:id="1158"/>
      </w:r>
    </w:p>
    <w:p w14:paraId="5DCDE62E" w14:textId="77777777" w:rsidR="00601E6B" w:rsidRDefault="00601E6B" w:rsidP="00601E6B">
      <w:pPr>
        <w:rPr>
          <w:ins w:id="1160" w:author="Benjamin Meyer" w:date="2023-04-18T10:26:00Z"/>
          <w:rFonts w:eastAsiaTheme="minorHAnsi"/>
          <w:color w:val="000000"/>
          <w:sz w:val="24"/>
          <w:szCs w:val="24"/>
        </w:rPr>
      </w:pPr>
    </w:p>
    <w:p w14:paraId="3F0461D4" w14:textId="77777777" w:rsidR="00601E6B" w:rsidRDefault="00601E6B" w:rsidP="00601E6B">
      <w:pPr>
        <w:rPr>
          <w:ins w:id="1161" w:author="Benjamin Meyer" w:date="2023-04-18T10:26:00Z"/>
          <w:rFonts w:eastAsiaTheme="minorHAnsi"/>
          <w:color w:val="000000"/>
          <w:sz w:val="24"/>
          <w:szCs w:val="24"/>
        </w:rPr>
      </w:pPr>
      <w:ins w:id="1162" w:author="Benjamin Meyer" w:date="2023-04-18T10:26:00Z">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ins>
    </w:p>
    <w:p w14:paraId="2629EA2B" w14:textId="77777777" w:rsidR="00601E6B" w:rsidRPr="00621F9D" w:rsidRDefault="00601E6B" w:rsidP="00601E6B">
      <w:pPr>
        <w:rPr>
          <w:ins w:id="1163" w:author="Benjamin Meyer" w:date="2023-04-18T10:26:00Z"/>
          <w:i/>
        </w:rPr>
      </w:pPr>
    </w:p>
    <w:p w14:paraId="31093988" w14:textId="77777777" w:rsidR="00601E6B" w:rsidRDefault="00601E6B" w:rsidP="00601E6B">
      <w:pPr>
        <w:widowControl/>
        <w:adjustRightInd w:val="0"/>
        <w:rPr>
          <w:ins w:id="1164" w:author="Benjamin Meyer" w:date="2023-04-18T10:26:00Z"/>
          <w:rFonts w:eastAsiaTheme="minorHAnsi"/>
          <w:color w:val="000000"/>
          <w:sz w:val="24"/>
          <w:szCs w:val="24"/>
        </w:rPr>
      </w:pPr>
      <w:ins w:id="1165" w:author="Benjamin Meyer" w:date="2023-04-18T10:26:00Z">
        <w:r w:rsidRPr="00621F9D">
          <w:rPr>
            <w:rFonts w:eastAsiaTheme="minorHAnsi"/>
            <w:color w:val="000000"/>
            <w:sz w:val="24"/>
            <w:szCs w:val="24"/>
          </w:rPr>
          <w:t xml:space="preserve">Samples must be in the sampler’s possession or in a cooler sealed with signed and dated friable evidence tape on opposing sides of the cooler. When the cooler is sealed, the method of securing the samples must be such that tampering with samples or bottles is not possible. The cooler must be secured so that the lid cannot be removed without breaking the evidence tape or cutting the lock. </w:t>
        </w:r>
      </w:ins>
    </w:p>
    <w:p w14:paraId="49F0DBF0" w14:textId="77777777" w:rsidR="00601E6B" w:rsidRDefault="00601E6B" w:rsidP="00601E6B">
      <w:pPr>
        <w:widowControl/>
        <w:adjustRightInd w:val="0"/>
        <w:rPr>
          <w:ins w:id="1166" w:author="Benjamin Meyer" w:date="2023-04-18T10:26:00Z"/>
          <w:rFonts w:eastAsiaTheme="minorHAnsi"/>
          <w:color w:val="000000"/>
          <w:sz w:val="24"/>
          <w:szCs w:val="24"/>
        </w:rPr>
      </w:pPr>
    </w:p>
    <w:p w14:paraId="3832759B" w14:textId="77777777" w:rsidR="00601E6B" w:rsidRPr="004C0CA2" w:rsidRDefault="00601E6B" w:rsidP="00601E6B">
      <w:pPr>
        <w:widowControl/>
        <w:adjustRightInd w:val="0"/>
        <w:rPr>
          <w:ins w:id="1167" w:author="Benjamin Meyer" w:date="2023-04-18T10:26:00Z"/>
          <w:rFonts w:eastAsiaTheme="minorHAnsi"/>
          <w:sz w:val="24"/>
          <w:szCs w:val="24"/>
        </w:rPr>
      </w:pPr>
      <w:ins w:id="1168" w:author="Benjamin Meyer" w:date="2023-04-18T10:26:00Z">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ins>
    </w:p>
    <w:p w14:paraId="02D698F9" w14:textId="77777777" w:rsidR="00601E6B" w:rsidRDefault="00601E6B" w:rsidP="00601E6B">
      <w:pPr>
        <w:widowControl/>
        <w:adjustRightInd w:val="0"/>
        <w:rPr>
          <w:ins w:id="1169" w:author="Benjamin Meyer" w:date="2023-04-18T10:26:00Z"/>
          <w:rFonts w:eastAsiaTheme="minorHAnsi"/>
          <w:sz w:val="24"/>
          <w:szCs w:val="24"/>
        </w:rPr>
      </w:pPr>
    </w:p>
    <w:p w14:paraId="7DB73DE1" w14:textId="77777777" w:rsidR="00601E6B" w:rsidRDefault="00601E6B" w:rsidP="00601E6B">
      <w:pPr>
        <w:widowControl/>
        <w:adjustRightInd w:val="0"/>
        <w:rPr>
          <w:ins w:id="1170" w:author="Benjamin Meyer" w:date="2023-04-18T10:26:00Z"/>
          <w:rFonts w:eastAsiaTheme="minorHAnsi"/>
          <w:sz w:val="24"/>
          <w:szCs w:val="24"/>
        </w:rPr>
      </w:pPr>
      <w:ins w:id="1171" w:author="Benjamin Meyer" w:date="2023-04-18T10:26:00Z">
        <w:r w:rsidRPr="00621F9D">
          <w:rPr>
            <w:rFonts w:eastAsiaTheme="minorHAnsi"/>
            <w:sz w:val="24"/>
            <w:szCs w:val="24"/>
          </w:rPr>
          <w:lastRenderedPageBreak/>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ins>
    </w:p>
    <w:p w14:paraId="79CDCE22" w14:textId="77777777" w:rsidR="00601E6B" w:rsidRDefault="00601E6B" w:rsidP="00601E6B">
      <w:pPr>
        <w:widowControl/>
        <w:adjustRightInd w:val="0"/>
        <w:rPr>
          <w:ins w:id="1172" w:author="Benjamin Meyer" w:date="2023-04-18T10:26:00Z"/>
          <w:rFonts w:eastAsiaTheme="minorHAnsi"/>
          <w:b/>
          <w:bCs/>
          <w:sz w:val="24"/>
          <w:szCs w:val="24"/>
        </w:rPr>
      </w:pPr>
    </w:p>
    <w:p w14:paraId="6769E6C2" w14:textId="77777777" w:rsidR="00601E6B" w:rsidRPr="00621F9D" w:rsidRDefault="00601E6B" w:rsidP="00601E6B">
      <w:pPr>
        <w:widowControl/>
        <w:adjustRightInd w:val="0"/>
        <w:rPr>
          <w:ins w:id="1173" w:author="Benjamin Meyer" w:date="2023-04-18T10:26:00Z"/>
          <w:rFonts w:eastAsiaTheme="minorHAnsi"/>
          <w:i/>
          <w:sz w:val="24"/>
          <w:szCs w:val="24"/>
        </w:rPr>
      </w:pPr>
      <w:commentRangeStart w:id="1174"/>
      <w:ins w:id="1175" w:author="Benjamin Meyer" w:date="2023-04-18T10:26:00Z">
        <w:r w:rsidRPr="00621F9D">
          <w:rPr>
            <w:rFonts w:eastAsiaTheme="minorHAnsi"/>
            <w:bCs/>
            <w:i/>
            <w:sz w:val="24"/>
            <w:szCs w:val="24"/>
          </w:rPr>
          <w:t xml:space="preserve">Shipping Requirements </w:t>
        </w:r>
      </w:ins>
      <w:commentRangeEnd w:id="1174"/>
      <w:r w:rsidR="00500F3C">
        <w:rPr>
          <w:rStyle w:val="CommentReference"/>
        </w:rPr>
        <w:commentReference w:id="1174"/>
      </w:r>
    </w:p>
    <w:p w14:paraId="64C69CC8" w14:textId="77777777" w:rsidR="00601E6B" w:rsidRPr="00621F9D" w:rsidRDefault="00601E6B" w:rsidP="00601E6B">
      <w:pPr>
        <w:widowControl/>
        <w:adjustRightInd w:val="0"/>
        <w:rPr>
          <w:ins w:id="1176" w:author="Benjamin Meyer" w:date="2023-04-18T10:26:00Z"/>
          <w:rFonts w:eastAsiaTheme="minorHAnsi"/>
          <w:sz w:val="24"/>
          <w:szCs w:val="24"/>
        </w:rPr>
      </w:pPr>
      <w:ins w:id="1177" w:author="Benjamin Meyer" w:date="2023-04-18T10:26:00Z">
        <w:r w:rsidRPr="00621F9D">
          <w:rPr>
            <w:rFonts w:eastAsiaTheme="minorHAnsi"/>
            <w:sz w:val="24"/>
            <w:szCs w:val="24"/>
          </w:rPr>
          <w:t xml:space="preserve">Packaging, marking, labeling, and shipping of samples will comply with all regulations promulgated by the U. S. Department of Transportation in 49 CFR 171-177. Staff should receive the necessary training for shipping samples or consult with the contracted laboratory for shipping instructions. </w:t>
        </w:r>
      </w:ins>
    </w:p>
    <w:p w14:paraId="32798B9C" w14:textId="77777777" w:rsidR="00601E6B" w:rsidRDefault="00601E6B" w:rsidP="00601E6B">
      <w:pPr>
        <w:widowControl/>
        <w:adjustRightInd w:val="0"/>
        <w:rPr>
          <w:ins w:id="1178" w:author="Benjamin Meyer" w:date="2023-04-18T10:26:00Z"/>
          <w:rFonts w:eastAsiaTheme="minorHAnsi"/>
          <w:sz w:val="24"/>
          <w:szCs w:val="24"/>
        </w:rPr>
      </w:pPr>
    </w:p>
    <w:p w14:paraId="7BEDA92C" w14:textId="77777777" w:rsidR="00601E6B" w:rsidRDefault="00601E6B" w:rsidP="00601E6B">
      <w:pPr>
        <w:widowControl/>
        <w:adjustRightInd w:val="0"/>
        <w:rPr>
          <w:ins w:id="1179" w:author="Benjamin Meyer" w:date="2023-04-18T10:26:00Z"/>
          <w:rFonts w:eastAsiaTheme="minorHAnsi"/>
          <w:sz w:val="24"/>
          <w:szCs w:val="24"/>
        </w:rPr>
      </w:pPr>
      <w:ins w:id="1180" w:author="Benjamin Meyer" w:date="2023-04-18T10:26:00Z">
        <w:r w:rsidRPr="00621F9D">
          <w:rPr>
            <w:rFonts w:eastAsiaTheme="minorHAnsi"/>
            <w:sz w:val="24"/>
            <w:szCs w:val="24"/>
          </w:rPr>
          <w:t xml:space="preserve">Samples collected in plastic bottles may be 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 xml:space="preserve">plastic sample bottles will be placed into a bag-lined cooler with ice sealed in plastic bags or gel-ice/blue-ice to maintain a temperature of less than four degrees C. A temperature blank, 250 or 500 mL in size, will be placed in the cooler. Temperature will be measured prior to shipment and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ins>
    </w:p>
    <w:p w14:paraId="67800474" w14:textId="77777777" w:rsidR="00601E6B" w:rsidRPr="00621F9D" w:rsidRDefault="00601E6B" w:rsidP="00601E6B">
      <w:pPr>
        <w:widowControl/>
        <w:adjustRightInd w:val="0"/>
        <w:rPr>
          <w:ins w:id="1181" w:author="Benjamin Meyer" w:date="2023-04-18T10:26:00Z"/>
          <w:rFonts w:eastAsiaTheme="minorHAnsi"/>
          <w:sz w:val="24"/>
          <w:szCs w:val="24"/>
        </w:rPr>
      </w:pPr>
    </w:p>
    <w:p w14:paraId="3537BF91" w14:textId="6A296BA0" w:rsidR="00601E6B" w:rsidRDefault="00601E6B" w:rsidP="00601E6B">
      <w:pPr>
        <w:rPr>
          <w:rFonts w:eastAsiaTheme="minorHAnsi"/>
          <w:sz w:val="24"/>
          <w:szCs w:val="24"/>
        </w:rPr>
      </w:pPr>
      <w:ins w:id="1182" w:author="Benjamin Meyer" w:date="2023-04-18T10:26:00Z">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ins>
    </w:p>
    <w:p w14:paraId="5212CFA9" w14:textId="77777777" w:rsidR="00533954" w:rsidRPr="00621F9D" w:rsidRDefault="00533954" w:rsidP="00601E6B">
      <w:pPr>
        <w:rPr>
          <w:ins w:id="1183" w:author="Benjamin Meyer" w:date="2023-04-18T10:26:00Z"/>
          <w:i/>
          <w:sz w:val="24"/>
          <w:szCs w:val="24"/>
        </w:rPr>
      </w:pPr>
    </w:p>
    <w:p w14:paraId="07F51136" w14:textId="77777777" w:rsidR="00601E6B" w:rsidRPr="00533954" w:rsidRDefault="00601E6B" w:rsidP="00533954">
      <w:pPr>
        <w:pStyle w:val="Heading2"/>
        <w:ind w:left="0"/>
      </w:pPr>
      <w:bookmarkStart w:id="1184" w:name="_Toc117087856"/>
      <w:bookmarkStart w:id="1185" w:name="_Toc125960349"/>
      <w:bookmarkStart w:id="1186" w:name="_Toc125984009"/>
      <w:bookmarkStart w:id="1187" w:name="_Toc125984292"/>
      <w:bookmarkStart w:id="1188" w:name="_Toc132032664"/>
      <w:bookmarkStart w:id="1189" w:name="_Toc132706055"/>
      <w:r w:rsidRPr="00533954">
        <w:t>B4. Analytical Methods Requirements</w:t>
      </w:r>
      <w:bookmarkEnd w:id="1184"/>
      <w:bookmarkEnd w:id="1185"/>
      <w:bookmarkEnd w:id="1186"/>
      <w:bookmarkEnd w:id="1187"/>
      <w:bookmarkEnd w:id="1188"/>
      <w:bookmarkEnd w:id="1189"/>
    </w:p>
    <w:p w14:paraId="62390B89" w14:textId="5B737558"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i/>
        </w:rPr>
        <w:fldChar w:fldCharType="begin" w:fldLock="1"/>
      </w:r>
      <w:r w:rsidR="00601E6B">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sidR="00601E6B">
        <w:rPr>
          <w:i/>
        </w:rPr>
        <w:fldChar w:fldCharType="separate"/>
      </w:r>
      <w:r w:rsidR="00601E6B">
        <w:rPr>
          <w:noProof/>
        </w:rPr>
        <w:t>(EPA 1996a)</w:t>
      </w:r>
      <w:r w:rsidR="00601E6B">
        <w:rPr>
          <w:i/>
        </w:rPr>
        <w:fldChar w:fldCharType="end"/>
      </w:r>
      <w:r w:rsidR="00601E6B">
        <w:t>.</w:t>
      </w:r>
      <w:r>
        <w:t xml:space="preserve"> Documentation of methods used, along with precision and accuracy and detectability information is provided in </w:t>
      </w:r>
      <w:ins w:id="1190" w:author="Benjamin Meyer" w:date="2023-04-18T10:26:00Z">
        <w:r w:rsidR="00601E6B" w:rsidRPr="00636CFA">
          <w:fldChar w:fldCharType="begin"/>
        </w:r>
        <w:r w:rsidR="00601E6B" w:rsidRPr="00636CFA">
          <w:instrText xml:space="preserve"> REF _Ref125965085 \h  \* MERGEFORMAT </w:instrText>
        </w:r>
        <w:r w:rsidR="00601E6B" w:rsidRPr="00636CFA">
          <w:fldChar w:fldCharType="separate"/>
        </w:r>
        <w:r w:rsidR="00601E6B" w:rsidRPr="009B53EB">
          <w:t xml:space="preserve">Table </w:t>
        </w:r>
        <w:r w:rsidR="00601E6B" w:rsidRPr="009B53EB">
          <w:rPr>
            <w:noProof/>
          </w:rPr>
          <w:t>2</w:t>
        </w:r>
        <w:r w:rsidR="00601E6B" w:rsidRPr="00636CFA">
          <w:fldChar w:fldCharType="end"/>
        </w:r>
        <w:r w:rsidR="00601E6B" w:rsidRPr="00636CFA">
          <w:t xml:space="preserve"> through </w:t>
        </w:r>
        <w:r w:rsidR="00601E6B" w:rsidRPr="00636CFA">
          <w:fldChar w:fldCharType="begin"/>
        </w:r>
        <w:r w:rsidR="00601E6B" w:rsidRPr="00636CFA">
          <w:instrText xml:space="preserve"> REF _Ref125970027 \h  \* MERGEFORMAT </w:instrText>
        </w:r>
        <w:r w:rsidR="00601E6B" w:rsidRPr="00636CFA">
          <w:fldChar w:fldCharType="separate"/>
        </w:r>
        <w:r w:rsidR="00601E6B" w:rsidRPr="009B53EB">
          <w:t xml:space="preserve">Table </w:t>
        </w:r>
        <w:r w:rsidR="00601E6B" w:rsidRPr="009B53EB">
          <w:rPr>
            <w:noProof/>
          </w:rPr>
          <w:t>5</w:t>
        </w:r>
        <w:r w:rsidR="00601E6B" w:rsidRPr="00636CFA">
          <w:fldChar w:fldCharType="end"/>
        </w:r>
        <w:r w:rsidR="00601E6B" w:rsidRPr="00636CFA">
          <w:t>.</w:t>
        </w:r>
      </w:ins>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ins w:id="1191" w:author="Benjamin Meyer" w:date="2023-04-18T10:26:00Z">
        <w:r w:rsidR="00601E6B">
          <w:t>Clean Water Act (</w:t>
        </w:r>
      </w:ins>
      <w:r>
        <w:t>CWA</w:t>
      </w:r>
      <w:ins w:id="1192" w:author="Benjamin Meyer" w:date="2023-04-18T10:26:00Z">
        <w:r w:rsidR="00601E6B">
          <w:t>)</w:t>
        </w:r>
      </w:ins>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03926961" w:rsidR="000866DB" w:rsidRDefault="000866DB" w:rsidP="00500F3C">
      <w:pPr>
        <w:pStyle w:val="BodyText"/>
        <w:ind w:right="842"/>
      </w:pPr>
      <w:r>
        <w:t xml:space="preserve">Soldotna Wastewater Treatment Lab will analyze samples for </w:t>
      </w:r>
      <w:del w:id="1193" w:author="Benjamin Meyer" w:date="2023-04-18T10:26:00Z">
        <w:r>
          <w:delText xml:space="preserve">Turbidity, </w:delText>
        </w:r>
      </w:del>
      <w:r>
        <w:t xml:space="preserve">Total Suspended Solids, </w:t>
      </w:r>
      <w:ins w:id="1194" w:author="Benjamin Meyer" w:date="2023-04-18T10:26:00Z">
        <w:r w:rsidR="00601E6B">
          <w:t>as well as for</w:t>
        </w:r>
      </w:ins>
      <w:del w:id="1195" w:author="Benjamin Meyer" w:date="2023-04-18T10:26:00Z">
        <w:r>
          <w:delText>conductivity, pH, and</w:delText>
        </w:r>
      </w:del>
      <w:r>
        <w:t xml:space="preserve"> Fecal Coliforms</w:t>
      </w:r>
      <w:ins w:id="1196" w:author="Benjamin Meyer" w:date="2023-04-18T10:26:00Z">
        <w:r w:rsidR="00601E6B">
          <w:t xml:space="preserve"> when resources allow</w:t>
        </w:r>
      </w:ins>
      <w:r>
        <w:t xml:space="preserve">. SGS will perform laboratory analysis of water quality beyond the capacity of the Soldotna Wastewater Treatment Plant. Their Quality Management Plan is on file with </w:t>
      </w:r>
      <w:ins w:id="1197" w:author="Benjamin Meyer" w:date="2023-04-18T10:26:00Z">
        <w:r w:rsidR="00601E6B">
          <w:t>Kenai Watershed Forum, and available upon request from either KWF or the Soldotna Wastewater Treatment Plant</w:t>
        </w:r>
      </w:ins>
      <w:del w:id="1198" w:author="Benjamin Meyer" w:date="2023-04-18T10:26:00Z">
        <w:r>
          <w:delText>the ADEC QA Officer</w:delText>
        </w:r>
      </w:del>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rPr>
          <w:ins w:id="1199" w:author="Benjamin Meyer" w:date="2023-04-18T10:26:00Z"/>
        </w:rPr>
      </w:pPr>
      <w:bookmarkStart w:id="1200" w:name="_Toc132032665"/>
      <w:bookmarkStart w:id="1201" w:name="_Toc132706057"/>
      <w:ins w:id="1202" w:author="Benjamin Meyer" w:date="2023-04-18T10:26:00Z">
        <w:r w:rsidRPr="00533954">
          <w:t>B5. Quality Control Requirements</w:t>
        </w:r>
        <w:bookmarkEnd w:id="1200"/>
        <w:bookmarkEnd w:id="1201"/>
      </w:ins>
    </w:p>
    <w:p w14:paraId="2EFFA42C" w14:textId="282DF199" w:rsidR="000866DB" w:rsidRDefault="000866DB" w:rsidP="00500F3C">
      <w:pPr>
        <w:pStyle w:val="BodyText"/>
        <w:ind w:right="327"/>
      </w:pPr>
      <w:bookmarkStart w:id="1203" w:name="B5._QUALITY_CONTROL_REQUIREMENTS"/>
      <w:bookmarkEnd w:id="1203"/>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w:t>
      </w:r>
      <w:ins w:id="1204" w:author="Benjamin Meyer" w:date="2023-04-18T10:26:00Z">
        <w:r w:rsidR="00601E6B" w:rsidRPr="00C72215">
          <w:fldChar w:fldCharType="begin"/>
        </w:r>
        <w:r w:rsidR="00601E6B" w:rsidRPr="00C72215">
          <w:instrText xml:space="preserve"> REF _Ref125970095 \h  \* MERGEFORMAT </w:instrText>
        </w:r>
        <w:r w:rsidR="00601E6B" w:rsidRPr="00C72215">
          <w:fldChar w:fldCharType="separate"/>
        </w:r>
        <w:r w:rsidR="00601E6B" w:rsidRPr="009B53EB">
          <w:t xml:space="preserve">Table </w:t>
        </w:r>
        <w:r w:rsidR="00601E6B" w:rsidRPr="009B53EB">
          <w:rPr>
            <w:noProof/>
          </w:rPr>
          <w:t>10</w:t>
        </w:r>
        <w:r w:rsidR="00601E6B" w:rsidRPr="00C72215">
          <w:fldChar w:fldCharType="end"/>
        </w:r>
        <w:r w:rsidR="00601E6B" w:rsidRPr="00C72215">
          <w:t>.</w:t>
        </w:r>
      </w:ins>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1205" w:name="_Toc117087857"/>
      <w:bookmarkStart w:id="1206" w:name="_Toc125960350"/>
      <w:bookmarkStart w:id="1207" w:name="_Toc125984010"/>
      <w:bookmarkStart w:id="1208" w:name="_Toc125984293"/>
      <w:bookmarkStart w:id="1209" w:name="_Toc132706058"/>
      <w:r>
        <w:t>B.5.1</w:t>
      </w:r>
      <w:r w:rsidR="000866DB">
        <w:t>Field Quality Control (QC)</w:t>
      </w:r>
      <w:r w:rsidR="000866DB">
        <w:rPr>
          <w:spacing w:val="-1"/>
        </w:rPr>
        <w:t xml:space="preserve"> </w:t>
      </w:r>
      <w:r w:rsidR="000866DB">
        <w:t>Measures</w:t>
      </w:r>
      <w:bookmarkEnd w:id="1205"/>
      <w:bookmarkEnd w:id="1206"/>
      <w:bookmarkEnd w:id="1207"/>
      <w:bookmarkEnd w:id="1208"/>
      <w:bookmarkEnd w:id="1209"/>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 xml:space="preserve">A rigidly enforced chain-of-custody program will ensure sample integrity and </w:t>
      </w:r>
      <w:r w:rsidRPr="00500F3C">
        <w:rPr>
          <w:sz w:val="24"/>
          <w:szCs w:val="24"/>
        </w:rPr>
        <w:lastRenderedPageBreak/>
        <w:t>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ins w:id="1210" w:author="Benjamin Meyer" w:date="2023-04-18T10:26:00Z">
        <w:r w:rsidR="00601E6B" w:rsidRPr="00500F3C">
          <w:rPr>
            <w:sz w:val="24"/>
            <w:szCs w:val="24"/>
          </w:rPr>
          <w:t xml:space="preserve">transport </w:t>
        </w:r>
      </w:ins>
      <w:r w:rsidRPr="00500F3C">
        <w:rPr>
          <w:sz w:val="24"/>
          <w:szCs w:val="24"/>
        </w:rPr>
        <w:t>containers</w:t>
      </w:r>
      <w:ins w:id="1211" w:author="Benjamin Meyer" w:date="2023-04-18T10:26:00Z">
        <w:r w:rsidR="00601E6B" w:rsidRPr="00500F3C">
          <w:rPr>
            <w:sz w:val="24"/>
            <w:szCs w:val="24"/>
          </w:rPr>
          <w:t xml:space="preserve"> (coolers)</w:t>
        </w:r>
      </w:ins>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18B1FEFE" w14:textId="77777777" w:rsidR="000866DB" w:rsidRPr="00500F3C" w:rsidRDefault="000866DB" w:rsidP="000866DB">
      <w:pPr>
        <w:pStyle w:val="ListParagraph"/>
        <w:numPr>
          <w:ilvl w:val="2"/>
          <w:numId w:val="1"/>
        </w:numPr>
        <w:tabs>
          <w:tab w:val="left" w:pos="958"/>
        </w:tabs>
        <w:spacing w:line="293" w:lineRule="exact"/>
        <w:ind w:left="958" w:hanging="288"/>
        <w:rPr>
          <w:del w:id="1212" w:author="Benjamin Meyer" w:date="2023-04-18T10:26:00Z"/>
          <w:sz w:val="24"/>
          <w:szCs w:val="24"/>
        </w:rPr>
      </w:pPr>
      <w:commentRangeStart w:id="1213"/>
      <w:del w:id="1214" w:author="Benjamin Meyer" w:date="2023-04-18T10:26:00Z">
        <w:r w:rsidRPr="00500F3C">
          <w:rPr>
            <w:sz w:val="24"/>
            <w:szCs w:val="24"/>
          </w:rPr>
          <w:delText>Proper field sample collection and analysis</w:delText>
        </w:r>
        <w:r w:rsidRPr="00500F3C">
          <w:rPr>
            <w:spacing w:val="-7"/>
            <w:sz w:val="24"/>
            <w:szCs w:val="24"/>
          </w:rPr>
          <w:delText xml:space="preserve"> </w:delText>
        </w:r>
        <w:r w:rsidRPr="00500F3C">
          <w:rPr>
            <w:sz w:val="24"/>
            <w:szCs w:val="24"/>
          </w:rPr>
          <w:delText>techniques.</w:delText>
        </w:r>
      </w:del>
      <w:commentRangeEnd w:id="1213"/>
      <w:r w:rsidR="00500F3C">
        <w:rPr>
          <w:rStyle w:val="CommentReference"/>
        </w:rPr>
        <w:commentReference w:id="1213"/>
      </w:r>
    </w:p>
    <w:p w14:paraId="7F901BCE"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ins w:id="1215" w:author="Benjamin Meyer" w:date="2023-04-18T10:26:00Z">
        <w:r w:rsidR="00601E6B" w:rsidRPr="00500F3C">
          <w:rPr>
            <w:sz w:val="24"/>
            <w:szCs w:val="24"/>
          </w:rPr>
          <w:t xml:space="preserve"> randomly</w:t>
        </w:r>
      </w:ins>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7FB5CD15" w14:textId="58859C68" w:rsidR="000866DB" w:rsidRPr="00500F3C" w:rsidRDefault="000866DB" w:rsidP="000866DB">
      <w:pPr>
        <w:pStyle w:val="ListParagraph"/>
        <w:numPr>
          <w:ilvl w:val="2"/>
          <w:numId w:val="1"/>
        </w:numPr>
        <w:tabs>
          <w:tab w:val="left" w:pos="958"/>
        </w:tabs>
        <w:ind w:left="958" w:right="622" w:hanging="288"/>
        <w:rPr>
          <w:sz w:val="24"/>
          <w:szCs w:val="24"/>
        </w:rPr>
      </w:pPr>
      <w:r w:rsidRPr="00500F3C">
        <w:rPr>
          <w:sz w:val="24"/>
          <w:szCs w:val="24"/>
        </w:rPr>
        <w:t>Field replicate measurements.</w:t>
      </w:r>
      <w:ins w:id="1216" w:author="Benjamin Meyer" w:date="2023-04-18T10:26:00Z">
        <w:r w:rsidR="00601E6B" w:rsidRPr="00500F3C">
          <w:rPr>
            <w:sz w:val="24"/>
            <w:szCs w:val="24"/>
          </w:rPr>
          <w:t xml:space="preserve"> At least</w:t>
        </w:r>
      </w:ins>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7777777" w:rsidR="00601E6B" w:rsidRPr="00500F3C" w:rsidRDefault="00601E6B" w:rsidP="00CD7519">
      <w:pPr>
        <w:pStyle w:val="BodyText"/>
        <w:numPr>
          <w:ilvl w:val="0"/>
          <w:numId w:val="43"/>
        </w:numPr>
        <w:spacing w:line="275" w:lineRule="exact"/>
        <w:rPr>
          <w:ins w:id="1217" w:author="Benjamin Meyer" w:date="2023-04-18T10:26:00Z"/>
        </w:rPr>
      </w:pPr>
      <w:commentRangeStart w:id="1218"/>
      <w:ins w:id="1219" w:author="Benjamin Meyer" w:date="2023-04-18T10:26:00Z">
        <w:r w:rsidRPr="00500F3C">
          <w:t xml:space="preserve">Field blank measurements. A minimum of two field blank samples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w:t>
        </w:r>
        <w:proofErr w:type="spellStart"/>
        <w:r w:rsidRPr="00500F3C">
          <w:t>Pb</w:t>
        </w:r>
        <w:proofErr w:type="spellEnd"/>
        <w:r w:rsidRPr="00500F3C">
          <w:t xml:space="preserve"> (see Table 12).</w:t>
        </w:r>
      </w:ins>
    </w:p>
    <w:p w14:paraId="35401D5C" w14:textId="77777777" w:rsidR="00601E6B" w:rsidRPr="00500F3C" w:rsidRDefault="00601E6B" w:rsidP="00CD7519">
      <w:pPr>
        <w:pStyle w:val="BodyText"/>
        <w:numPr>
          <w:ilvl w:val="1"/>
          <w:numId w:val="43"/>
        </w:numPr>
        <w:spacing w:line="275" w:lineRule="exact"/>
        <w:rPr>
          <w:ins w:id="1220" w:author="Benjamin Meyer" w:date="2023-04-18T10:26:00Z"/>
        </w:rPr>
      </w:pPr>
      <w:ins w:id="1221" w:author="Benjamin Meyer" w:date="2023-04-18T10:26:00Z">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commentRangeEnd w:id="1218"/>
        <w:r w:rsidRPr="00500F3C">
          <w:rPr>
            <w:rStyle w:val="CommentReference"/>
            <w:sz w:val="24"/>
            <w:szCs w:val="24"/>
          </w:rPr>
          <w:commentReference w:id="1218"/>
        </w:r>
      </w:ins>
    </w:p>
    <w:p w14:paraId="77B31541" w14:textId="77777777" w:rsidR="00601E6B" w:rsidRDefault="00601E6B" w:rsidP="00601E6B">
      <w:pPr>
        <w:pStyle w:val="BodyText"/>
        <w:spacing w:line="275" w:lineRule="exact"/>
        <w:rPr>
          <w:ins w:id="1222" w:author="Benjamin Meyer" w:date="2023-04-18T10:26:00Z"/>
        </w:rPr>
      </w:pPr>
    </w:p>
    <w:p w14:paraId="643E6418" w14:textId="77777777" w:rsidR="00225170" w:rsidRDefault="00225170" w:rsidP="000866DB">
      <w:pPr>
        <w:spacing w:before="91"/>
        <w:ind w:left="688" w:right="337"/>
        <w:rPr>
          <w:b/>
          <w:sz w:val="24"/>
          <w:szCs w:val="24"/>
        </w:rPr>
      </w:pPr>
      <w:bookmarkStart w:id="1223" w:name="_Ref125970095"/>
      <w:bookmarkStart w:id="1224" w:name="_Toc132022470"/>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79ACA4C6" w14:textId="77777777" w:rsidR="00225170" w:rsidRDefault="00225170" w:rsidP="000866DB">
      <w:pPr>
        <w:spacing w:before="91"/>
        <w:ind w:left="688" w:right="337"/>
        <w:rPr>
          <w:b/>
          <w:sz w:val="24"/>
          <w:szCs w:val="24"/>
        </w:rPr>
      </w:pPr>
    </w:p>
    <w:p w14:paraId="6541CDE6" w14:textId="77777777" w:rsidR="00225170" w:rsidRDefault="00225170" w:rsidP="000866DB">
      <w:pPr>
        <w:spacing w:before="91"/>
        <w:ind w:left="688" w:right="337"/>
        <w:rPr>
          <w:b/>
          <w:sz w:val="24"/>
          <w:szCs w:val="24"/>
        </w:rPr>
      </w:pPr>
    </w:p>
    <w:p w14:paraId="1EE2E4CA" w14:textId="77777777" w:rsidR="00225170" w:rsidRDefault="00225170" w:rsidP="000866DB">
      <w:pPr>
        <w:spacing w:before="91"/>
        <w:ind w:left="688" w:right="337"/>
        <w:rPr>
          <w:b/>
          <w:sz w:val="24"/>
          <w:szCs w:val="24"/>
        </w:rPr>
      </w:pPr>
    </w:p>
    <w:p w14:paraId="48EF487C" w14:textId="46E6CA12" w:rsidR="000866DB" w:rsidRDefault="00601E6B" w:rsidP="000866DB">
      <w:pPr>
        <w:spacing w:before="91"/>
        <w:ind w:left="688" w:right="337"/>
        <w:rPr>
          <w:b/>
          <w:sz w:val="24"/>
        </w:rPr>
      </w:pPr>
      <w:ins w:id="1225" w:author="Benjamin Meyer" w:date="2023-04-18T10:26:00Z">
        <w:r w:rsidRPr="00C72215">
          <w:rPr>
            <w:b/>
            <w:sz w:val="24"/>
            <w:szCs w:val="24"/>
          </w:rPr>
          <w:lastRenderedPageBreak/>
          <w:t xml:space="preserve">Table </w:t>
        </w:r>
        <w:r w:rsidRPr="00C72215">
          <w:rPr>
            <w:b/>
            <w:i/>
            <w:sz w:val="24"/>
            <w:szCs w:val="24"/>
          </w:rPr>
          <w:fldChar w:fldCharType="begin"/>
        </w:r>
        <w:r w:rsidRPr="00C72215">
          <w:rPr>
            <w:b/>
            <w:sz w:val="24"/>
            <w:szCs w:val="24"/>
          </w:rPr>
          <w:instrText xml:space="preserve"> SEQ Table \* ARABIC </w:instrText>
        </w:r>
        <w:r w:rsidRPr="00C72215">
          <w:rPr>
            <w:b/>
            <w:i/>
            <w:sz w:val="24"/>
            <w:szCs w:val="24"/>
          </w:rPr>
          <w:fldChar w:fldCharType="separate"/>
        </w:r>
        <w:r>
          <w:rPr>
            <w:b/>
            <w:noProof/>
            <w:sz w:val="24"/>
            <w:szCs w:val="24"/>
          </w:rPr>
          <w:t>10</w:t>
        </w:r>
        <w:r w:rsidRPr="00C72215">
          <w:rPr>
            <w:b/>
            <w:i/>
            <w:sz w:val="24"/>
            <w:szCs w:val="24"/>
          </w:rPr>
          <w:fldChar w:fldCharType="end"/>
        </w:r>
        <w:bookmarkEnd w:id="1223"/>
        <w:r w:rsidRPr="00C72215">
          <w:rPr>
            <w:b/>
            <w:sz w:val="24"/>
            <w:szCs w:val="24"/>
          </w:rPr>
          <w:t xml:space="preserve"> (page 1 of 2).</w:t>
        </w:r>
      </w:ins>
      <w:bookmarkStart w:id="1226" w:name="_bookmark22"/>
      <w:bookmarkStart w:id="1227" w:name="_Hlk117075281"/>
      <w:bookmarkEnd w:id="1157"/>
      <w:bookmarkEnd w:id="1226"/>
      <w:r w:rsidR="000866DB">
        <w:rPr>
          <w:b/>
          <w:sz w:val="24"/>
        </w:rPr>
        <w:t xml:space="preserve"> Field Quality Control Samples. Table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1224"/>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23377AF7" w14:textId="77777777" w:rsidTr="00816966">
        <w:trPr>
          <w:trHeight w:val="460"/>
          <w:del w:id="1228" w:author="Benjamin Meyer" w:date="2023-04-18T10:26:00Z"/>
        </w:trPr>
        <w:tc>
          <w:tcPr>
            <w:tcW w:w="2796" w:type="dxa"/>
            <w:vMerge w:val="restart"/>
            <w:tcBorders>
              <w:bottom w:val="single" w:sz="4" w:space="0" w:color="000000"/>
              <w:right w:val="single" w:sz="4" w:space="0" w:color="000000"/>
            </w:tcBorders>
          </w:tcPr>
          <w:p w14:paraId="6FAF5BF9" w14:textId="77777777" w:rsidR="000866DB" w:rsidRDefault="000866DB" w:rsidP="00816966">
            <w:pPr>
              <w:pStyle w:val="TableParagraph"/>
              <w:spacing w:before="3"/>
              <w:rPr>
                <w:del w:id="1229" w:author="Benjamin Meyer" w:date="2023-04-18T10:26:00Z"/>
                <w:b/>
                <w:sz w:val="24"/>
              </w:rPr>
            </w:pPr>
          </w:p>
          <w:p w14:paraId="35684D14" w14:textId="77777777" w:rsidR="000866DB" w:rsidRDefault="000866DB" w:rsidP="00816966">
            <w:pPr>
              <w:pStyle w:val="TableParagraph"/>
              <w:ind w:left="622"/>
              <w:rPr>
                <w:del w:id="1230" w:author="Benjamin Meyer" w:date="2023-04-18T10:26:00Z"/>
                <w:sz w:val="20"/>
              </w:rPr>
            </w:pPr>
            <w:del w:id="1231" w:author="Benjamin Meyer" w:date="2023-04-18T10:26:00Z">
              <w:r>
                <w:rPr>
                  <w:sz w:val="20"/>
                </w:rPr>
                <w:delText>Temperature Blank</w:delText>
              </w:r>
            </w:del>
            <w:r w:rsidR="00225170">
              <w:rPr>
                <w:rStyle w:val="CommentReference"/>
              </w:rPr>
              <w:commentReference w:id="1232"/>
            </w:r>
          </w:p>
        </w:tc>
        <w:tc>
          <w:tcPr>
            <w:tcW w:w="2514" w:type="dxa"/>
            <w:tcBorders>
              <w:left w:val="single" w:sz="4" w:space="0" w:color="000000"/>
              <w:right w:val="single" w:sz="4" w:space="0" w:color="000000"/>
            </w:tcBorders>
          </w:tcPr>
          <w:p w14:paraId="7D61C836" w14:textId="77777777" w:rsidR="000866DB" w:rsidRDefault="000866DB" w:rsidP="00816966">
            <w:pPr>
              <w:pStyle w:val="TableParagraph"/>
              <w:spacing w:before="11" w:line="230" w:lineRule="exact"/>
              <w:ind w:left="111" w:right="94"/>
              <w:jc w:val="center"/>
              <w:rPr>
                <w:del w:id="1233" w:author="Benjamin Meyer" w:date="2023-04-18T10:26:00Z"/>
                <w:sz w:val="20"/>
              </w:rPr>
            </w:pPr>
            <w:del w:id="1234" w:author="Benjamin Meyer" w:date="2023-04-18T10:26:00Z">
              <w:r>
                <w:rPr>
                  <w:sz w:val="20"/>
                </w:rPr>
                <w:delText>BTEX, P (Total),</w:delText>
              </w:r>
            </w:del>
          </w:p>
          <w:p w14:paraId="2B4AB88E" w14:textId="77777777" w:rsidR="000866DB" w:rsidRDefault="000866DB" w:rsidP="00816966">
            <w:pPr>
              <w:pStyle w:val="TableParagraph"/>
              <w:spacing w:line="200" w:lineRule="exact"/>
              <w:ind w:left="112" w:right="94"/>
              <w:jc w:val="center"/>
              <w:rPr>
                <w:del w:id="1235" w:author="Benjamin Meyer" w:date="2023-04-18T10:26:00Z"/>
                <w:sz w:val="20"/>
              </w:rPr>
            </w:pPr>
            <w:del w:id="1236" w:author="Benjamin Meyer" w:date="2023-04-18T10:26:00Z">
              <w:r>
                <w:rPr>
                  <w:sz w:val="20"/>
                </w:rPr>
                <w:delText>NO</w:delText>
              </w:r>
              <w:r>
                <w:rPr>
                  <w:sz w:val="20"/>
                  <w:vertAlign w:val="subscript"/>
                </w:rPr>
                <w:delText>3</w:delText>
              </w:r>
              <w:r>
                <w:rPr>
                  <w:sz w:val="20"/>
                </w:rPr>
                <w:delText>+NO</w:delText>
              </w:r>
              <w:r>
                <w:rPr>
                  <w:sz w:val="20"/>
                  <w:vertAlign w:val="subscript"/>
                </w:rPr>
                <w:delText>2</w:delText>
              </w:r>
              <w:r>
                <w:rPr>
                  <w:sz w:val="20"/>
                </w:rPr>
                <w:delText>, TSS, Turbidity</w:delText>
              </w:r>
            </w:del>
          </w:p>
        </w:tc>
        <w:tc>
          <w:tcPr>
            <w:tcW w:w="1399" w:type="dxa"/>
            <w:tcBorders>
              <w:left w:val="single" w:sz="4" w:space="0" w:color="000000"/>
              <w:right w:val="single" w:sz="4" w:space="0" w:color="000000"/>
            </w:tcBorders>
          </w:tcPr>
          <w:p w14:paraId="6C96D9A7" w14:textId="77777777" w:rsidR="000866DB" w:rsidRDefault="000866DB" w:rsidP="00816966">
            <w:pPr>
              <w:pStyle w:val="TableParagraph"/>
              <w:spacing w:before="13" w:line="230" w:lineRule="exact"/>
              <w:ind w:left="503" w:right="143" w:hanging="322"/>
              <w:rPr>
                <w:del w:id="1237" w:author="Benjamin Meyer" w:date="2023-04-18T10:26:00Z"/>
                <w:sz w:val="20"/>
              </w:rPr>
            </w:pPr>
            <w:del w:id="1238" w:author="Benjamin Meyer" w:date="2023-04-18T10:26:00Z">
              <w:r>
                <w:rPr>
                  <w:sz w:val="20"/>
                </w:rPr>
                <w:delText>1/cooler/ship ment</w:delText>
              </w:r>
            </w:del>
          </w:p>
        </w:tc>
        <w:tc>
          <w:tcPr>
            <w:tcW w:w="2328" w:type="dxa"/>
            <w:tcBorders>
              <w:left w:val="single" w:sz="4" w:space="0" w:color="000000"/>
            </w:tcBorders>
          </w:tcPr>
          <w:p w14:paraId="7228D31A" w14:textId="77777777" w:rsidR="000866DB" w:rsidRDefault="000866DB" w:rsidP="00816966">
            <w:pPr>
              <w:pStyle w:val="TableParagraph"/>
              <w:spacing w:before="126"/>
              <w:ind w:left="932"/>
              <w:rPr>
                <w:del w:id="1239" w:author="Benjamin Meyer" w:date="2023-04-18T10:26:00Z"/>
                <w:sz w:val="20"/>
              </w:rPr>
            </w:pPr>
            <w:del w:id="1240" w:author="Benjamin Meyer" w:date="2023-04-18T10:26:00Z">
              <w:r>
                <w:rPr>
                  <w:sz w:val="20"/>
                </w:rPr>
                <w:delText>≤ 6°C</w:delText>
              </w:r>
            </w:del>
          </w:p>
        </w:tc>
      </w:tr>
      <w:tr w:rsidR="000866DB" w14:paraId="4A423C22" w14:textId="77777777" w:rsidTr="00816966">
        <w:trPr>
          <w:trHeight w:val="275"/>
          <w:del w:id="1241" w:author="Benjamin Meyer" w:date="2023-04-18T10:26:00Z"/>
        </w:trPr>
        <w:tc>
          <w:tcPr>
            <w:tcW w:w="2796" w:type="dxa"/>
            <w:vMerge/>
            <w:tcBorders>
              <w:top w:val="nil"/>
              <w:bottom w:val="single" w:sz="4" w:space="0" w:color="000000"/>
              <w:right w:val="single" w:sz="4" w:space="0" w:color="000000"/>
            </w:tcBorders>
          </w:tcPr>
          <w:p w14:paraId="22752C93" w14:textId="77777777" w:rsidR="000866DB" w:rsidRDefault="000866DB" w:rsidP="00816966">
            <w:pPr>
              <w:rPr>
                <w:del w:id="1242" w:author="Benjamin Meyer" w:date="2023-04-18T10:26:00Z"/>
                <w:sz w:val="2"/>
                <w:szCs w:val="2"/>
              </w:rPr>
            </w:pPr>
          </w:p>
        </w:tc>
        <w:tc>
          <w:tcPr>
            <w:tcW w:w="2514" w:type="dxa"/>
            <w:tcBorders>
              <w:left w:val="single" w:sz="4" w:space="0" w:color="000000"/>
              <w:bottom w:val="single" w:sz="4" w:space="0" w:color="000000"/>
              <w:right w:val="single" w:sz="4" w:space="0" w:color="000000"/>
            </w:tcBorders>
          </w:tcPr>
          <w:p w14:paraId="043BCAE3" w14:textId="77777777" w:rsidR="000866DB" w:rsidRDefault="000866DB" w:rsidP="00816966">
            <w:pPr>
              <w:pStyle w:val="TableParagraph"/>
              <w:spacing w:before="26" w:line="229" w:lineRule="exact"/>
              <w:ind w:left="113" w:right="94"/>
              <w:jc w:val="center"/>
              <w:rPr>
                <w:del w:id="1243" w:author="Benjamin Meyer" w:date="2023-04-18T10:26:00Z"/>
                <w:sz w:val="20"/>
              </w:rPr>
            </w:pPr>
            <w:del w:id="1244" w:author="Benjamin Meyer" w:date="2023-04-18T10:26:00Z">
              <w:r>
                <w:rPr>
                  <w:sz w:val="20"/>
                </w:rPr>
                <w:delText>Fecal Coliforms</w:delText>
              </w:r>
            </w:del>
          </w:p>
        </w:tc>
        <w:tc>
          <w:tcPr>
            <w:tcW w:w="1399" w:type="dxa"/>
            <w:tcBorders>
              <w:left w:val="single" w:sz="4" w:space="0" w:color="000000"/>
              <w:bottom w:val="single" w:sz="4" w:space="0" w:color="000000"/>
              <w:right w:val="single" w:sz="4" w:space="0" w:color="000000"/>
            </w:tcBorders>
          </w:tcPr>
          <w:p w14:paraId="04E324E2" w14:textId="77777777" w:rsidR="000866DB" w:rsidRDefault="000866DB" w:rsidP="00816966">
            <w:pPr>
              <w:pStyle w:val="TableParagraph"/>
              <w:rPr>
                <w:del w:id="1245" w:author="Benjamin Meyer" w:date="2023-04-18T10:26:00Z"/>
                <w:sz w:val="20"/>
              </w:rPr>
            </w:pPr>
          </w:p>
        </w:tc>
        <w:tc>
          <w:tcPr>
            <w:tcW w:w="2328" w:type="dxa"/>
            <w:tcBorders>
              <w:left w:val="single" w:sz="4" w:space="0" w:color="000000"/>
              <w:bottom w:val="single" w:sz="4" w:space="0" w:color="000000"/>
            </w:tcBorders>
          </w:tcPr>
          <w:p w14:paraId="190AB158" w14:textId="77777777" w:rsidR="000866DB" w:rsidRDefault="000866DB" w:rsidP="00816966">
            <w:pPr>
              <w:pStyle w:val="TableParagraph"/>
              <w:spacing w:before="26" w:line="229" w:lineRule="exact"/>
              <w:ind w:left="882"/>
              <w:rPr>
                <w:del w:id="1246" w:author="Benjamin Meyer" w:date="2023-04-18T10:26:00Z"/>
                <w:sz w:val="20"/>
              </w:rPr>
            </w:pPr>
            <w:del w:id="1247" w:author="Benjamin Meyer" w:date="2023-04-18T10:26:00Z">
              <w:r>
                <w:rPr>
                  <w:sz w:val="20"/>
                </w:rPr>
                <w:delText>≤ 10°C</w:delText>
              </w:r>
            </w:del>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ins w:id="1248" w:author="Benjamin Meyer" w:date="2023-04-18T10:26:00Z"/>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ins w:id="1249" w:author="Benjamin Meyer" w:date="2023-04-18T10:26:00Z">
              <w:r>
                <w:rPr>
                  <w:sz w:val="20"/>
                </w:rPr>
                <w:t>shipment</w:t>
              </w:r>
            </w:ins>
          </w:p>
        </w:tc>
        <w:tc>
          <w:tcPr>
            <w:tcW w:w="2328" w:type="dxa"/>
            <w:tcBorders>
              <w:top w:val="single" w:sz="4" w:space="0" w:color="000000"/>
              <w:left w:val="single" w:sz="4" w:space="0" w:color="000000"/>
              <w:bottom w:val="single" w:sz="4" w:space="0" w:color="000000"/>
            </w:tcBorders>
          </w:tcPr>
          <w:p w14:paraId="631EF754" w14:textId="19C4002D" w:rsidR="000866DB" w:rsidRDefault="000866DB" w:rsidP="00816966">
            <w:pPr>
              <w:pStyle w:val="TableParagraph"/>
              <w:spacing w:before="10" w:line="230" w:lineRule="atLeast"/>
              <w:ind w:left="1118" w:right="98" w:hanging="977"/>
              <w:rPr>
                <w:sz w:val="20"/>
              </w:rPr>
            </w:pPr>
            <w:r>
              <w:rPr>
                <w:sz w:val="20"/>
              </w:rPr>
              <w:t xml:space="preserve">≤ BTEX DL (see </w:t>
            </w:r>
            <w:ins w:id="1250" w:author="Benjamin Meyer" w:date="2023-04-18T10:26:00Z">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w:t>
              </w:r>
            </w:ins>
          </w:p>
        </w:tc>
      </w:tr>
      <w:tr w:rsidR="00601E6B" w14:paraId="4AB5343B" w14:textId="77777777" w:rsidTr="00816966">
        <w:tblPrEx>
          <w:jc w:val="center"/>
          <w:tblInd w:w="0" w:type="dxa"/>
        </w:tblPrEx>
        <w:trPr>
          <w:trHeight w:val="593"/>
          <w:jc w:val="center"/>
          <w:ins w:id="1251" w:author="Benjamin Meyer" w:date="2023-04-18T10:26:00Z"/>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ins w:id="1252" w:author="Benjamin Meyer" w:date="2023-04-18T10:26:00Z"/>
                <w:sz w:val="20"/>
                <w:szCs w:val="20"/>
              </w:rPr>
            </w:pPr>
            <w:commentRangeStart w:id="1253"/>
            <w:ins w:id="1254" w:author="Benjamin Meyer" w:date="2023-04-18T10:26:00Z">
              <w:r w:rsidRPr="001A7499">
                <w:rPr>
                  <w:sz w:val="20"/>
                  <w:szCs w:val="20"/>
                </w:rPr>
                <w:t>Field Blank</w:t>
              </w:r>
            </w:ins>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ins w:id="1255" w:author="Benjamin Meyer" w:date="2023-04-18T10:26:00Z"/>
                <w:sz w:val="20"/>
              </w:rPr>
            </w:pPr>
            <w:ins w:id="1256" w:author="Benjamin Meyer" w:date="2023-04-18T10:26:00Z">
              <w:r>
                <w:rPr>
                  <w:sz w:val="20"/>
                </w:rPr>
                <w:t xml:space="preserve">Total Cu, Zn; Dissolved Cu, Zn, As, Cd, Cr, </w:t>
              </w:r>
              <w:proofErr w:type="spellStart"/>
              <w:r>
                <w:rPr>
                  <w:sz w:val="20"/>
                </w:rPr>
                <w:t>Pb</w:t>
              </w:r>
              <w:proofErr w:type="spellEnd"/>
            </w:ins>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ins w:id="1257" w:author="Benjamin Meyer" w:date="2023-04-18T10:26:00Z"/>
                <w:sz w:val="20"/>
              </w:rPr>
            </w:pPr>
            <w:ins w:id="1258" w:author="Benjamin Meyer" w:date="2023-04-18T10:26:00Z">
              <w:r>
                <w:rPr>
                  <w:sz w:val="20"/>
                </w:rPr>
                <w:t>2 per sample event (i.e., spring/summer), random rotation</w:t>
              </w:r>
              <w:commentRangeEnd w:id="1253"/>
              <w:r>
                <w:rPr>
                  <w:rStyle w:val="CommentReference"/>
                </w:rPr>
                <w:commentReference w:id="1253"/>
              </w:r>
            </w:ins>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ins w:id="1259" w:author="Benjamin Meyer" w:date="2023-04-18T10:26:00Z"/>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E2C37A4" w14:textId="1470EADF" w:rsidR="000866DB" w:rsidRDefault="000866DB" w:rsidP="00816966">
            <w:pPr>
              <w:pStyle w:val="TableParagraph"/>
              <w:ind w:left="159" w:right="134"/>
              <w:jc w:val="center"/>
              <w:rPr>
                <w:sz w:val="20"/>
              </w:rPr>
            </w:pPr>
            <w:r>
              <w:rPr>
                <w:sz w:val="20"/>
              </w:rPr>
              <w:t>See Section A7</w:t>
            </w:r>
            <w:ins w:id="1260" w:author="Benjamin Meyer" w:date="2023-04-18T10:26:00Z">
              <w:r w:rsidR="00601E6B" w:rsidRPr="00740AA8">
                <w:rPr>
                  <w:sz w:val="20"/>
                  <w:szCs w:val="20"/>
                </w:rPr>
                <w:t xml:space="preserve">, </w:t>
              </w:r>
              <w:r w:rsidR="00601E6B" w:rsidRPr="00740AA8">
                <w:rPr>
                  <w:sz w:val="20"/>
                  <w:szCs w:val="20"/>
                </w:rPr>
                <w:fldChar w:fldCharType="begin"/>
              </w:r>
              <w:r w:rsidR="00601E6B" w:rsidRPr="00740AA8">
                <w:rPr>
                  <w:sz w:val="20"/>
                  <w:szCs w:val="20"/>
                </w:rPr>
                <w:instrText xml:space="preserve"> REF _Ref125970212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3</w:t>
              </w:r>
              <w:r w:rsidR="00601E6B" w:rsidRPr="00740AA8">
                <w:rPr>
                  <w:sz w:val="20"/>
                  <w:szCs w:val="20"/>
                </w:rPr>
                <w:fldChar w:fldCharType="end"/>
              </w:r>
              <w:r w:rsidR="00601E6B" w:rsidRPr="00740AA8">
                <w:rPr>
                  <w:sz w:val="20"/>
                  <w:szCs w:val="20"/>
                </w:rPr>
                <w:t xml:space="preserve"> through </w:t>
              </w:r>
              <w:r w:rsidR="00601E6B" w:rsidRPr="00740AA8">
                <w:rPr>
                  <w:sz w:val="20"/>
                  <w:szCs w:val="20"/>
                </w:rPr>
                <w:fldChar w:fldCharType="begin"/>
              </w:r>
              <w:r w:rsidR="00601E6B" w:rsidRPr="00740AA8">
                <w:rPr>
                  <w:sz w:val="20"/>
                  <w:szCs w:val="20"/>
                </w:rPr>
                <w:instrText xml:space="preserve"> REF _Ref125970027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5</w:t>
              </w:r>
              <w:r w:rsidR="00601E6B" w:rsidRPr="00740AA8">
                <w:rPr>
                  <w:sz w:val="20"/>
                  <w:szCs w:val="20"/>
                </w:rPr>
                <w:fldChar w:fldCharType="end"/>
              </w:r>
              <w:r w:rsidR="00601E6B" w:rsidRPr="00740AA8">
                <w:rPr>
                  <w:sz w:val="20"/>
                  <w:szCs w:val="20"/>
                </w:rPr>
                <w:t xml:space="preserve"> for</w:t>
              </w:r>
            </w:ins>
            <w:r>
              <w:rPr>
                <w:sz w:val="20"/>
              </w:rPr>
              <w:t xml:space="preserve"> analyte-specific precision criteria</w:t>
            </w:r>
            <w:ins w:id="1261" w:author="Benjamin Meyer" w:date="2023-04-18T10:26:00Z">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ins>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2F3B27C2" w:rsidR="000866DB" w:rsidRDefault="000866DB" w:rsidP="00816966">
            <w:pPr>
              <w:pStyle w:val="TableParagraph"/>
              <w:ind w:left="485" w:right="273" w:hanging="188"/>
              <w:rPr>
                <w:sz w:val="20"/>
              </w:rPr>
            </w:pPr>
            <w:r>
              <w:rPr>
                <w:sz w:val="20"/>
              </w:rPr>
              <w:t>See Section A7</w:t>
            </w:r>
            <w:ins w:id="1262" w:author="Benjamin Meyer" w:date="2023-04-18T10:26:00Z">
              <w:r w:rsidR="00601E6B">
                <w:rPr>
                  <w:sz w:val="20"/>
                  <w:szCs w:val="20"/>
                </w:rPr>
                <w:t xml:space="preserve">, </w:t>
              </w:r>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for analyte</w:t>
              </w:r>
            </w:ins>
            <w:del w:id="1263" w:author="Benjamin Meyer" w:date="2023-04-18T10:26:00Z">
              <w:r>
                <w:rPr>
                  <w:sz w:val="20"/>
                </w:rPr>
                <w:delText xml:space="preserve"> Table 1analyte</w:delText>
              </w:r>
            </w:del>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2645D3DE" w14:textId="77777777" w:rsidR="000866DB" w:rsidRDefault="000866DB" w:rsidP="00816966">
            <w:pPr>
              <w:pStyle w:val="TableParagraph"/>
              <w:ind w:left="187" w:right="166" w:hanging="1"/>
              <w:jc w:val="center"/>
              <w:rPr>
                <w:del w:id="1264" w:author="Benjamin Meyer" w:date="2023-04-18T10:26:00Z"/>
                <w:sz w:val="20"/>
              </w:rPr>
            </w:pPr>
            <w:r>
              <w:rPr>
                <w:sz w:val="20"/>
              </w:rPr>
              <w:t>2/each deployment (beginning and end</w:t>
            </w:r>
            <w:del w:id="1265" w:author="Benjamin Meyer" w:date="2023-04-18T10:26:00Z">
              <w:r>
                <w:rPr>
                  <w:sz w:val="20"/>
                </w:rPr>
                <w:delText>) and at least 10% sample data</w:delText>
              </w:r>
            </w:del>
          </w:p>
          <w:p w14:paraId="5FDDAD49" w14:textId="0B70FCF2" w:rsidR="000866DB" w:rsidRDefault="000866DB" w:rsidP="00816966">
            <w:pPr>
              <w:pStyle w:val="TableParagraph"/>
              <w:spacing w:line="199" w:lineRule="exact"/>
              <w:ind w:left="150" w:right="132"/>
              <w:jc w:val="center"/>
              <w:rPr>
                <w:sz w:val="20"/>
              </w:rPr>
            </w:pPr>
            <w:del w:id="1266" w:author="Benjamin Meyer" w:date="2023-04-18T10:26:00Z">
              <w:r>
                <w:rPr>
                  <w:sz w:val="20"/>
                </w:rPr>
                <w:delText>collected</w:delText>
              </w:r>
            </w:del>
            <w:ins w:id="1267" w:author="Benjamin Meyer" w:date="2023-04-18T10:26:00Z">
              <w:r w:rsidR="00601E6B">
                <w:rPr>
                  <w:sz w:val="20"/>
                </w:rPr>
                <w:t xml:space="preserve"> of ice-free season)</w:t>
              </w:r>
            </w:ins>
          </w:p>
        </w:tc>
        <w:tc>
          <w:tcPr>
            <w:tcW w:w="2328" w:type="dxa"/>
            <w:tcBorders>
              <w:top w:val="single" w:sz="4" w:space="0" w:color="000000"/>
              <w:left w:val="single" w:sz="4" w:space="0" w:color="000000"/>
              <w:bottom w:val="single" w:sz="4" w:space="0" w:color="000000"/>
            </w:tcBorders>
          </w:tcPr>
          <w:p w14:paraId="564DA7DA" w14:textId="08A47DA0" w:rsidR="000866DB" w:rsidRDefault="00601E6B" w:rsidP="000221D8">
            <w:pPr>
              <w:pStyle w:val="TableParagraph"/>
              <w:jc w:val="center"/>
              <w:rPr>
                <w:sz w:val="20"/>
              </w:rPr>
            </w:pPr>
            <w:ins w:id="1268" w:author="Benjamin Meyer" w:date="2023-04-18T10:26:00Z">
              <w:r w:rsidRPr="00740AA8">
                <w:rPr>
                  <w:sz w:val="20"/>
                  <w:szCs w:val="20"/>
                </w:rPr>
                <w:t xml:space="preserve">See </w:t>
              </w:r>
              <w:proofErr w:type="spellStart"/>
              <w:r w:rsidRPr="00740AA8">
                <w:rPr>
                  <w:sz w:val="20"/>
                  <w:szCs w:val="20"/>
                </w:rPr>
                <w:t>Mauger</w:t>
              </w:r>
              <w:proofErr w:type="spellEnd"/>
              <w:r w:rsidRPr="00740AA8">
                <w:rPr>
                  <w:sz w:val="20"/>
                  <w:szCs w:val="20"/>
                </w:rPr>
                <w:t xml:space="preserve"> et al. </w:t>
              </w:r>
              <w:r w:rsidRPr="00740AA8">
                <w:rPr>
                  <w:sz w:val="20"/>
                  <w:szCs w:val="20"/>
                </w:rPr>
                <w:fldChar w:fldCharType="begin" w:fldLock="1"/>
              </w:r>
              <w:r>
                <w:rPr>
                  <w:sz w:val="20"/>
                  <w:szCs w:val="20"/>
                </w:rPr>
                <w:instrText>ADDIN paperpile_citation &lt;clusterId&gt;T861G228W618A323&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rsidRPr="00740AA8">
                <w:rPr>
                  <w:sz w:val="20"/>
                  <w:szCs w:val="20"/>
                </w:rPr>
                <w:fldChar w:fldCharType="separate"/>
              </w:r>
              <w:r w:rsidRPr="00740AA8">
                <w:rPr>
                  <w:noProof/>
                  <w:sz w:val="20"/>
                  <w:szCs w:val="20"/>
                </w:rPr>
                <w:t>(2015)</w:t>
              </w:r>
              <w:r w:rsidRPr="00740AA8">
                <w:rPr>
                  <w:sz w:val="20"/>
                  <w:szCs w:val="20"/>
                </w:rPr>
                <w:fldChar w:fldCharType="end"/>
              </w:r>
            </w:ins>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29740EF6" w:rsidR="000866DB" w:rsidRDefault="000866DB" w:rsidP="00816966">
            <w:pPr>
              <w:pStyle w:val="TableParagraph"/>
              <w:spacing w:before="126"/>
              <w:ind w:left="169" w:right="125" w:firstLine="205"/>
              <w:rPr>
                <w:sz w:val="20"/>
              </w:rPr>
            </w:pPr>
            <w:r>
              <w:rPr>
                <w:sz w:val="20"/>
              </w:rPr>
              <w:t xml:space="preserve">See </w:t>
            </w:r>
            <w:ins w:id="1269" w:author="Benjamin Meyer" w:date="2023-04-18T10:26:00Z">
              <w:r w:rsidR="00601E6B" w:rsidRPr="00740AA8">
                <w:rPr>
                  <w:sz w:val="20"/>
                  <w:szCs w:val="20"/>
                </w:rPr>
                <w:fldChar w:fldCharType="begin"/>
              </w:r>
              <w:r w:rsidR="00601E6B" w:rsidRPr="00740AA8">
                <w:rPr>
                  <w:sz w:val="20"/>
                  <w:szCs w:val="20"/>
                </w:rPr>
                <w:instrText xml:space="preserve"> REF _Ref125965085 \h  \* MERGEFORMAT </w:instrText>
              </w:r>
              <w:r w:rsidR="00601E6B" w:rsidRPr="00740AA8">
                <w:rPr>
                  <w:sz w:val="20"/>
                  <w:szCs w:val="20"/>
                </w:rPr>
              </w:r>
              <w:r w:rsidR="00601E6B" w:rsidRPr="00740AA8">
                <w:rPr>
                  <w:sz w:val="20"/>
                  <w:szCs w:val="20"/>
                </w:rPr>
                <w:fldChar w:fldCharType="separate"/>
              </w:r>
              <w:r w:rsidR="00601E6B" w:rsidRPr="009B53EB">
                <w:rPr>
                  <w:sz w:val="20"/>
                  <w:szCs w:val="20"/>
                </w:rPr>
                <w:t xml:space="preserve">Table </w:t>
              </w:r>
              <w:r w:rsidR="00601E6B" w:rsidRPr="009B53EB">
                <w:rPr>
                  <w:noProof/>
                  <w:sz w:val="20"/>
                  <w:szCs w:val="20"/>
                </w:rPr>
                <w:t>2</w:t>
              </w:r>
              <w:r w:rsidR="00601E6B" w:rsidRPr="00740AA8">
                <w:rPr>
                  <w:sz w:val="20"/>
                  <w:szCs w:val="20"/>
                </w:rPr>
                <w:fldChar w:fldCharType="end"/>
              </w:r>
              <w:r w:rsidR="00601E6B" w:rsidRPr="00740AA8">
                <w:rPr>
                  <w:sz w:val="20"/>
                  <w:szCs w:val="20"/>
                </w:rPr>
                <w:t xml:space="preserve"> analyte</w:t>
              </w:r>
            </w:ins>
            <w:del w:id="1270" w:author="Benjamin Meyer" w:date="2023-04-18T10:26:00Z">
              <w:r>
                <w:rPr>
                  <w:sz w:val="20"/>
                </w:rPr>
                <w:delText>Table 1analyte</w:delText>
              </w:r>
            </w:del>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ins w:id="1271" w:author="Benjamin Meyer" w:date="2023-04-18T10:26:00Z"/>
                <w:b/>
              </w:rPr>
            </w:pPr>
          </w:p>
          <w:p w14:paraId="2A7D176E" w14:textId="0581CCF2" w:rsidR="000866DB" w:rsidRDefault="00601E6B" w:rsidP="000221D8">
            <w:pPr>
              <w:pStyle w:val="TableParagraph"/>
              <w:jc w:val="center"/>
              <w:rPr>
                <w:sz w:val="20"/>
              </w:rPr>
            </w:pPr>
            <w:ins w:id="1272" w:author="Benjamin Meyer" w:date="2023-04-18T10:26:00Z">
              <w:r>
                <w:rPr>
                  <w:sz w:val="20"/>
                </w:rPr>
                <w:t>Temperature Blank</w:t>
              </w:r>
            </w:ins>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ins w:id="1273" w:author="Benjamin Meyer" w:date="2023-04-18T10:26:00Z"/>
                <w:sz w:val="20"/>
              </w:rPr>
            </w:pPr>
            <w:ins w:id="1274" w:author="Benjamin Meyer" w:date="2023-04-18T10:26:00Z">
              <w:r>
                <w:rPr>
                  <w:sz w:val="20"/>
                </w:rPr>
                <w:t>BTEX, Phosphorous (Total), NO</w:t>
              </w:r>
              <w:r>
                <w:rPr>
                  <w:sz w:val="20"/>
                  <w:vertAlign w:val="subscript"/>
                </w:rPr>
                <w:t>3</w:t>
              </w:r>
              <w:r>
                <w:rPr>
                  <w:sz w:val="20"/>
                </w:rPr>
                <w:t>+NO</w:t>
              </w:r>
              <w:r>
                <w:rPr>
                  <w:sz w:val="20"/>
                  <w:vertAlign w:val="subscript"/>
                </w:rPr>
                <w:t>2</w:t>
              </w:r>
              <w:r>
                <w:rPr>
                  <w:sz w:val="20"/>
                </w:rPr>
                <w:t>, TSS,</w:t>
              </w:r>
            </w:ins>
          </w:p>
          <w:p w14:paraId="1BF8A843" w14:textId="1C5B511F" w:rsidR="000866DB" w:rsidRDefault="00601E6B" w:rsidP="000221D8">
            <w:pPr>
              <w:pStyle w:val="TableParagraph"/>
              <w:jc w:val="center"/>
              <w:rPr>
                <w:sz w:val="20"/>
              </w:rPr>
            </w:pPr>
            <w:ins w:id="1275" w:author="Benjamin Meyer" w:date="2023-04-18T10:26:00Z">
              <w:r>
                <w:rPr>
                  <w:sz w:val="20"/>
                </w:rPr>
                <w:t>Turbidity</w:t>
              </w:r>
            </w:ins>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ins w:id="1276" w:author="Benjamin Meyer" w:date="2023-04-18T10:26:00Z">
              <w:r>
                <w:rPr>
                  <w:sz w:val="20"/>
                </w:rPr>
                <w:t xml:space="preserve">1/cooler/ship- </w:t>
              </w:r>
              <w:proofErr w:type="spellStart"/>
              <w:r>
                <w:rPr>
                  <w:sz w:val="20"/>
                </w:rPr>
                <w:t>ment</w:t>
              </w:r>
            </w:ins>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ins w:id="1277" w:author="Benjamin Meyer" w:date="2023-04-18T10:26:00Z">
              <w:r>
                <w:rPr>
                  <w:sz w:val="20"/>
                  <w:szCs w:val="20"/>
                </w:rPr>
                <w:t xml:space="preserve">                 </w:t>
              </w:r>
              <w:r w:rsidRPr="00740AA8">
                <w:rPr>
                  <w:sz w:val="20"/>
                  <w:szCs w:val="20"/>
                </w:rPr>
                <w:t>≤ 6°C</w:t>
              </w:r>
            </w:ins>
          </w:p>
        </w:tc>
      </w:tr>
      <w:tr w:rsidR="00601E6B" w14:paraId="2DFBA681" w14:textId="77777777" w:rsidTr="00816966">
        <w:tblPrEx>
          <w:jc w:val="center"/>
          <w:tblInd w:w="0" w:type="dxa"/>
        </w:tblPrEx>
        <w:trPr>
          <w:trHeight w:val="287"/>
          <w:jc w:val="center"/>
          <w:ins w:id="1278" w:author="Benjamin Meyer" w:date="2023-04-18T10:26:00Z"/>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ins w:id="1279" w:author="Benjamin Meyer" w:date="2023-04-18T10:26:00Z"/>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ins w:id="1280" w:author="Benjamin Meyer" w:date="2023-04-18T10:26:00Z"/>
                <w:sz w:val="20"/>
              </w:rPr>
            </w:pPr>
            <w:ins w:id="1281" w:author="Benjamin Meyer" w:date="2023-04-18T10:26:00Z">
              <w:r>
                <w:rPr>
                  <w:sz w:val="20"/>
                </w:rPr>
                <w:t>Fecal Coliforms</w:t>
              </w:r>
            </w:ins>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ins w:id="1282" w:author="Benjamin Meyer" w:date="2023-04-18T10:26:00Z"/>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ins w:id="1283" w:author="Benjamin Meyer" w:date="2023-04-18T10:26:00Z"/>
                <w:sz w:val="20"/>
                <w:szCs w:val="20"/>
              </w:rPr>
            </w:pPr>
            <w:ins w:id="1284" w:author="Benjamin Meyer" w:date="2023-04-18T10:26:00Z">
              <w:r w:rsidRPr="00740AA8">
                <w:rPr>
                  <w:sz w:val="20"/>
                  <w:szCs w:val="20"/>
                </w:rPr>
                <w:t>≤ 10°C</w:t>
              </w:r>
            </w:ins>
          </w:p>
        </w:tc>
      </w:tr>
      <w:tr w:rsidR="00601E6B" w14:paraId="365FF7DB" w14:textId="77777777" w:rsidTr="00816966">
        <w:tblPrEx>
          <w:jc w:val="center"/>
          <w:tblInd w:w="0" w:type="dxa"/>
        </w:tblPrEx>
        <w:trPr>
          <w:trHeight w:val="287"/>
          <w:jc w:val="center"/>
          <w:ins w:id="1285" w:author="Benjamin Meyer" w:date="2023-04-18T10:26:00Z"/>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ins w:id="1286" w:author="Benjamin Meyer" w:date="2023-04-18T10:26:00Z"/>
                <w:b/>
              </w:rPr>
            </w:pPr>
            <w:ins w:id="1287" w:author="Benjamin Meyer" w:date="2023-04-18T10:26:00Z">
              <w:r>
                <w:rPr>
                  <w:sz w:val="20"/>
                </w:rPr>
                <w:t>Trip Blank</w:t>
              </w:r>
            </w:ins>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ins w:id="1288" w:author="Benjamin Meyer" w:date="2023-04-18T10:26:00Z"/>
                <w:sz w:val="20"/>
              </w:rPr>
            </w:pPr>
            <w:ins w:id="1289" w:author="Benjamin Meyer" w:date="2023-04-18T10:26:00Z">
              <w:r>
                <w:rPr>
                  <w:sz w:val="20"/>
                </w:rPr>
                <w:t>BTEX</w:t>
              </w:r>
            </w:ins>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ins w:id="1290" w:author="Benjamin Meyer" w:date="2023-04-18T10:26:00Z"/>
                <w:sz w:val="20"/>
              </w:rPr>
            </w:pPr>
            <w:ins w:id="1291" w:author="Benjamin Meyer" w:date="2023-04-18T10:26:00Z">
              <w:r>
                <w:rPr>
                  <w:sz w:val="20"/>
                </w:rPr>
                <w:t>1/cooler/ship-</w:t>
              </w:r>
              <w:proofErr w:type="spellStart"/>
              <w:r>
                <w:rPr>
                  <w:sz w:val="20"/>
                </w:rPr>
                <w:t>ment</w:t>
              </w:r>
              <w:proofErr w:type="spellEnd"/>
            </w:ins>
          </w:p>
        </w:tc>
        <w:tc>
          <w:tcPr>
            <w:tcW w:w="2328" w:type="dxa"/>
            <w:tcBorders>
              <w:top w:val="single" w:sz="4" w:space="0" w:color="000000"/>
              <w:left w:val="single" w:sz="4" w:space="0" w:color="000000"/>
              <w:bottom w:val="single" w:sz="4" w:space="0" w:color="000000"/>
            </w:tcBorders>
            <w:vAlign w:val="center"/>
          </w:tcPr>
          <w:p w14:paraId="573C10DE" w14:textId="77777777" w:rsidR="00601E6B" w:rsidRPr="00740AA8" w:rsidRDefault="00601E6B" w:rsidP="00816966">
            <w:pPr>
              <w:pStyle w:val="TableParagraph"/>
              <w:spacing w:line="227" w:lineRule="exact"/>
              <w:ind w:right="97"/>
              <w:jc w:val="center"/>
              <w:rPr>
                <w:ins w:id="1292" w:author="Benjamin Meyer" w:date="2023-04-18T10:26:00Z"/>
                <w:sz w:val="20"/>
                <w:szCs w:val="20"/>
              </w:rPr>
            </w:pPr>
            <w:ins w:id="1293" w:author="Benjamin Meyer" w:date="2023-04-18T10:26:00Z">
              <w:r w:rsidRPr="00740AA8">
                <w:rPr>
                  <w:sz w:val="20"/>
                  <w:szCs w:val="20"/>
                </w:rPr>
                <w:t xml:space="preserve">≤ BTEX DL (see </w:t>
              </w:r>
              <w:r w:rsidRPr="00740AA8">
                <w:rPr>
                  <w:sz w:val="20"/>
                  <w:szCs w:val="20"/>
                </w:rPr>
                <w:fldChar w:fldCharType="begin"/>
              </w:r>
              <w:r w:rsidRPr="00740AA8">
                <w:rPr>
                  <w:sz w:val="20"/>
                  <w:szCs w:val="20"/>
                </w:rPr>
                <w:instrText xml:space="preserve"> REF _Ref125965085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2</w:t>
              </w:r>
              <w:r w:rsidRPr="00740AA8">
                <w:rPr>
                  <w:sz w:val="20"/>
                  <w:szCs w:val="20"/>
                </w:rPr>
                <w:fldChar w:fldCharType="end"/>
              </w:r>
              <w:r w:rsidRPr="00740AA8">
                <w:rPr>
                  <w:sz w:val="20"/>
                  <w:szCs w:val="20"/>
                </w:rPr>
                <w:t>)</w:t>
              </w:r>
            </w:ins>
          </w:p>
        </w:tc>
      </w:tr>
    </w:tbl>
    <w:p w14:paraId="49FF38FF" w14:textId="77777777" w:rsidR="000866DB" w:rsidRDefault="000866DB" w:rsidP="000866DB">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w:t>
      </w:r>
      <w:del w:id="1294" w:author="Benjamin Meyer" w:date="2023-04-18T10:26:00Z">
        <w:r>
          <w:rPr>
            <w:sz w:val="20"/>
          </w:rPr>
          <w:delText xml:space="preserve"> during the spring Monitoring event and again</w:delText>
        </w:r>
      </w:del>
      <w:r>
        <w:rPr>
          <w:sz w:val="20"/>
        </w:rPr>
        <w:t xml:space="preserve"> during the summer Monitoring event. The replicate samples will be rotated among the 7 teams of monitors.</w:t>
      </w:r>
    </w:p>
    <w:p w14:paraId="1AB452EB" w14:textId="77777777" w:rsidR="00601E6B" w:rsidRPr="00857133" w:rsidRDefault="00601E6B" w:rsidP="00601E6B">
      <w:pPr>
        <w:spacing w:line="249" w:lineRule="auto"/>
        <w:ind w:left="957" w:right="288" w:hanging="210"/>
        <w:rPr>
          <w:ins w:id="1295" w:author="Benjamin Meyer" w:date="2023-04-18T10:26:00Z"/>
          <w:sz w:val="20"/>
        </w:rPr>
        <w:sectPr w:rsidR="00601E6B" w:rsidRPr="00857133">
          <w:headerReference w:type="default" r:id="rId36"/>
          <w:footerReference w:type="default" r:id="rId37"/>
          <w:pgSz w:w="11900" w:h="16840"/>
          <w:pgMar w:top="1620" w:right="940" w:bottom="940" w:left="1040" w:header="929" w:footer="744" w:gutter="0"/>
          <w:cols w:space="720"/>
        </w:sectPr>
      </w:pPr>
      <w:proofErr w:type="gramStart"/>
      <w:ins w:id="1309" w:author="Benjamin Meyer" w:date="2023-04-18T10:26:00Z">
        <w:r>
          <w:rPr>
            <w:sz w:val="20"/>
            <w:vertAlign w:val="superscript"/>
          </w:rPr>
          <w:t>b</w:t>
        </w:r>
        <w:proofErr w:type="gramEnd"/>
        <w:r>
          <w:rPr>
            <w:sz w:val="20"/>
            <w:vertAlign w:val="superscript"/>
          </w:rPr>
          <w:t xml:space="preserve"> </w:t>
        </w:r>
        <w:r>
          <w:rPr>
            <w:sz w:val="20"/>
          </w:rPr>
          <w:t xml:space="preserve">  One field blank collection for total and   dissolved metals will be randomly assigned  to two   sites per sampling event.</w:t>
        </w:r>
      </w:ins>
    </w:p>
    <w:p w14:paraId="5E064AA8" w14:textId="460B5122" w:rsidR="000866DB" w:rsidRDefault="00601E6B" w:rsidP="000866DB">
      <w:pPr>
        <w:spacing w:before="91"/>
        <w:ind w:left="688"/>
        <w:rPr>
          <w:b/>
          <w:sz w:val="24"/>
        </w:rPr>
      </w:pPr>
      <w:ins w:id="1310" w:author="Benjamin Meyer" w:date="2023-04-18T10:26:00Z">
        <w:r w:rsidRPr="00740AA8">
          <w:rPr>
            <w:b/>
            <w:i/>
            <w:sz w:val="24"/>
          </w:rPr>
          <w:lastRenderedPageBreak/>
          <w:fldChar w:fldCharType="begin"/>
        </w:r>
        <w:r w:rsidRPr="00740AA8">
          <w:rPr>
            <w:b/>
            <w:sz w:val="24"/>
          </w:rPr>
          <w:instrText xml:space="preserve"> REF _Ref125970095 \h  \* MERGEFORMAT </w:instrText>
        </w:r>
        <w:r w:rsidRPr="00740AA8">
          <w:rPr>
            <w:b/>
            <w:i/>
            <w:sz w:val="24"/>
          </w:rPr>
        </w:r>
        <w:r w:rsidRPr="00740AA8">
          <w:rPr>
            <w:b/>
            <w:i/>
            <w:sz w:val="24"/>
          </w:rPr>
          <w:fldChar w:fldCharType="separate"/>
        </w:r>
        <w:r w:rsidRPr="00C72215">
          <w:rPr>
            <w:b/>
            <w:sz w:val="24"/>
            <w:szCs w:val="24"/>
          </w:rPr>
          <w:t xml:space="preserve">Table </w:t>
        </w:r>
        <w:r>
          <w:rPr>
            <w:b/>
            <w:noProof/>
            <w:sz w:val="24"/>
            <w:szCs w:val="24"/>
          </w:rPr>
          <w:t>10</w:t>
        </w:r>
        <w:r w:rsidRPr="00740AA8">
          <w:rPr>
            <w:b/>
            <w:i/>
            <w:sz w:val="24"/>
          </w:rPr>
          <w:fldChar w:fldCharType="end"/>
        </w:r>
        <w:r w:rsidRPr="00740AA8">
          <w:rPr>
            <w:b/>
            <w:sz w:val="24"/>
          </w:rPr>
          <w:t xml:space="preserve">. </w:t>
        </w:r>
        <w:r w:rsidRPr="00740AA8">
          <w:rPr>
            <w:b/>
            <w:sz w:val="24"/>
            <w:szCs w:val="24"/>
          </w:rPr>
          <w:t>(</w:t>
        </w:r>
        <w:proofErr w:type="gramStart"/>
        <w:r w:rsidRPr="00740AA8">
          <w:rPr>
            <w:b/>
            <w:sz w:val="24"/>
            <w:szCs w:val="24"/>
          </w:rPr>
          <w:t>page</w:t>
        </w:r>
        <w:proofErr w:type="gramEnd"/>
        <w:r w:rsidRPr="00740AA8">
          <w:rPr>
            <w:b/>
            <w:sz w:val="24"/>
            <w:szCs w:val="24"/>
          </w:rPr>
          <w:t xml:space="preserve"> 2 of 3).</w:t>
        </w:r>
      </w:ins>
      <w:bookmarkStart w:id="1311" w:name="_bookmark23"/>
      <w:bookmarkEnd w:id="1311"/>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61A8B563" w:rsidR="000866DB" w:rsidRDefault="00601E6B" w:rsidP="00816966">
            <w:pPr>
              <w:pStyle w:val="TableParagraph"/>
              <w:ind w:left="109" w:right="96"/>
              <w:jc w:val="center"/>
              <w:rPr>
                <w:sz w:val="20"/>
              </w:rPr>
            </w:pPr>
            <w:ins w:id="1312" w:author="Benjamin Meyer" w:date="2023-04-18T10:26:00Z">
              <w:r>
                <w:rPr>
                  <w:sz w:val="20"/>
                </w:rPr>
                <w:t>Lab blank</w:t>
              </w:r>
            </w:ins>
            <w:del w:id="1313" w:author="Benjamin Meyer" w:date="2023-04-18T10:26:00Z">
              <w:r w:rsidR="000866DB">
                <w:rPr>
                  <w:sz w:val="20"/>
                </w:rPr>
                <w:delText>Field Replicate (Blind to Lab)</w:delText>
              </w:r>
            </w:del>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ins w:id="1314" w:author="Benjamin Meyer" w:date="2023-04-18T10:26:00Z">
              <w:r w:rsidR="00601E6B">
                <w:rPr>
                  <w:position w:val="2"/>
                  <w:sz w:val="20"/>
                </w:rPr>
                <w:t xml:space="preserve"> </w:t>
              </w:r>
              <w:proofErr w:type="spellStart"/>
              <w:r w:rsidR="00601E6B">
                <w:rPr>
                  <w:position w:val="2"/>
                  <w:sz w:val="20"/>
                </w:rPr>
                <w:t>Pb</w:t>
              </w:r>
              <w:proofErr w:type="spellEnd"/>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ins>
          </w:p>
          <w:p w14:paraId="1819614E" w14:textId="2A8B78A2" w:rsidR="000866DB" w:rsidRDefault="00601E6B" w:rsidP="00816966">
            <w:pPr>
              <w:pStyle w:val="TableParagraph"/>
              <w:spacing w:before="35" w:line="210" w:lineRule="exact"/>
              <w:ind w:left="296" w:right="276"/>
              <w:jc w:val="center"/>
              <w:rPr>
                <w:sz w:val="20"/>
              </w:rPr>
            </w:pPr>
            <w:ins w:id="1315" w:author="Benjamin Meyer" w:date="2023-04-18T10:26:00Z">
              <w:r>
                <w:rPr>
                  <w:sz w:val="20"/>
                </w:rPr>
                <w:t>Turbidity, Fecal Coliforms</w:t>
              </w:r>
            </w:ins>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ins w:id="1316" w:author="Benjamin Meyer" w:date="2023-04-18T10:26:00Z"/>
                <w:b/>
                <w:sz w:val="25"/>
              </w:rPr>
            </w:pPr>
          </w:p>
          <w:p w14:paraId="0A5C1055" w14:textId="2501D724" w:rsidR="000866DB" w:rsidRDefault="00601E6B" w:rsidP="00816966">
            <w:pPr>
              <w:pStyle w:val="TableParagraph"/>
              <w:ind w:left="159" w:right="134"/>
              <w:jc w:val="center"/>
              <w:rPr>
                <w:sz w:val="20"/>
              </w:rPr>
            </w:pPr>
            <w:ins w:id="1317" w:author="Benjamin Meyer" w:date="2023-04-18T10:26:00Z">
              <w:r w:rsidRPr="00740AA8">
                <w:rPr>
                  <w:sz w:val="20"/>
                  <w:szCs w:val="20"/>
                </w:rPr>
                <w:t>≤ DL (</w:t>
              </w:r>
            </w:ins>
            <w:r w:rsidR="000866DB">
              <w:rPr>
                <w:sz w:val="20"/>
              </w:rPr>
              <w:t>See Section A7</w:t>
            </w:r>
            <w:ins w:id="1318" w:author="Benjamin Meyer" w:date="2023-04-18T10:26:00Z">
              <w:r w:rsidRPr="00740AA8">
                <w:rPr>
                  <w:sz w:val="20"/>
                  <w:szCs w:val="20"/>
                </w:rPr>
                <w:t xml:space="preserve">, </w:t>
              </w:r>
              <w:r w:rsidRPr="00740AA8">
                <w:rPr>
                  <w:sz w:val="20"/>
                  <w:szCs w:val="20"/>
                </w:rPr>
                <w:fldChar w:fldCharType="begin"/>
              </w:r>
              <w:r w:rsidRPr="00740AA8">
                <w:rPr>
                  <w:sz w:val="20"/>
                  <w:szCs w:val="20"/>
                </w:rPr>
                <w:instrText xml:space="preserve"> REF _Ref125970212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3</w:t>
              </w:r>
              <w:r w:rsidRPr="00740AA8">
                <w:rPr>
                  <w:sz w:val="20"/>
                  <w:szCs w:val="20"/>
                </w:rPr>
                <w:fldChar w:fldCharType="end"/>
              </w:r>
              <w:r w:rsidRPr="00740AA8">
                <w:rPr>
                  <w:sz w:val="20"/>
                  <w:szCs w:val="20"/>
                </w:rPr>
                <w:t xml:space="preserve"> through </w:t>
              </w:r>
              <w:r w:rsidRPr="00740AA8">
                <w:rPr>
                  <w:sz w:val="20"/>
                  <w:szCs w:val="20"/>
                </w:rPr>
                <w:fldChar w:fldCharType="begin"/>
              </w:r>
              <w:r w:rsidRPr="00740AA8">
                <w:rPr>
                  <w:sz w:val="20"/>
                  <w:szCs w:val="20"/>
                </w:rPr>
                <w:instrText xml:space="preserve"> REF _Ref125970027 \h  \* MERGEFORMAT </w:instrText>
              </w:r>
              <w:r w:rsidRPr="00740AA8">
                <w:rPr>
                  <w:sz w:val="20"/>
                  <w:szCs w:val="20"/>
                </w:rPr>
              </w:r>
              <w:r w:rsidRPr="00740AA8">
                <w:rPr>
                  <w:sz w:val="20"/>
                  <w:szCs w:val="20"/>
                </w:rPr>
                <w:fldChar w:fldCharType="separate"/>
              </w:r>
              <w:r w:rsidRPr="009B53EB">
                <w:rPr>
                  <w:sz w:val="20"/>
                  <w:szCs w:val="20"/>
                </w:rPr>
                <w:t xml:space="preserve">Table </w:t>
              </w:r>
              <w:r w:rsidRPr="009B53EB">
                <w:rPr>
                  <w:noProof/>
                  <w:sz w:val="20"/>
                  <w:szCs w:val="20"/>
                </w:rPr>
                <w:t>5</w:t>
              </w:r>
              <w:r w:rsidRPr="00740AA8">
                <w:rPr>
                  <w:sz w:val="20"/>
                  <w:szCs w:val="20"/>
                </w:rPr>
                <w:fldChar w:fldCharType="end"/>
              </w:r>
              <w:r w:rsidRPr="00740AA8">
                <w:rPr>
                  <w:sz w:val="20"/>
                  <w:szCs w:val="20"/>
                </w:rPr>
                <w:t xml:space="preserve"> for</w:t>
              </w:r>
            </w:ins>
            <w:del w:id="1319" w:author="Benjamin Meyer" w:date="2023-04-18T10:26:00Z">
              <w:r w:rsidR="000866DB">
                <w:rPr>
                  <w:sz w:val="20"/>
                </w:rPr>
                <w:delText xml:space="preserve"> Tables 2, 3 and 4</w:delText>
              </w:r>
            </w:del>
            <w:r w:rsidR="000866DB">
              <w:rPr>
                <w:sz w:val="20"/>
              </w:rPr>
              <w:t xml:space="preserve"> analyte-specific precision criteria</w:t>
            </w:r>
            <w:ins w:id="1320" w:author="Benjamin Meyer" w:date="2023-04-18T10:26:00Z">
              <w:r w:rsidRPr="00740AA8">
                <w:rPr>
                  <w:sz w:val="20"/>
                  <w:szCs w:val="20"/>
                </w:rPr>
                <w:t>)</w:t>
              </w:r>
            </w:ins>
          </w:p>
        </w:tc>
      </w:tr>
      <w:tr w:rsidR="000866DB" w14:paraId="397871F1" w14:textId="77777777" w:rsidTr="00816966">
        <w:trPr>
          <w:trHeight w:val="2069"/>
          <w:del w:id="1321" w:author="Benjamin Meyer" w:date="2023-04-18T10:26:00Z"/>
        </w:trPr>
        <w:tc>
          <w:tcPr>
            <w:tcW w:w="2796" w:type="dxa"/>
            <w:tcBorders>
              <w:top w:val="single" w:sz="4" w:space="0" w:color="000000"/>
              <w:bottom w:val="single" w:sz="4" w:space="0" w:color="000000"/>
              <w:right w:val="single" w:sz="4" w:space="0" w:color="000000"/>
            </w:tcBorders>
          </w:tcPr>
          <w:p w14:paraId="41C64F1D" w14:textId="77777777" w:rsidR="000866DB" w:rsidRDefault="000866DB" w:rsidP="00816966">
            <w:pPr>
              <w:pStyle w:val="TableParagraph"/>
              <w:rPr>
                <w:del w:id="1322" w:author="Benjamin Meyer" w:date="2023-04-18T10:26:00Z"/>
                <w:b/>
              </w:rPr>
            </w:pPr>
          </w:p>
          <w:p w14:paraId="6FD5E1A0" w14:textId="77777777" w:rsidR="000866DB" w:rsidRDefault="000866DB" w:rsidP="00816966">
            <w:pPr>
              <w:pStyle w:val="TableParagraph"/>
              <w:rPr>
                <w:del w:id="1323" w:author="Benjamin Meyer" w:date="2023-04-18T10:26:00Z"/>
                <w:b/>
              </w:rPr>
            </w:pPr>
          </w:p>
          <w:p w14:paraId="7B3DAC03" w14:textId="77777777" w:rsidR="000866DB" w:rsidRDefault="000866DB" w:rsidP="00816966">
            <w:pPr>
              <w:pStyle w:val="TableParagraph"/>
              <w:rPr>
                <w:del w:id="1324" w:author="Benjamin Meyer" w:date="2023-04-18T10:26:00Z"/>
                <w:b/>
              </w:rPr>
            </w:pPr>
          </w:p>
          <w:p w14:paraId="07FCD6B8" w14:textId="77777777" w:rsidR="000866DB" w:rsidRDefault="000866DB" w:rsidP="00816966">
            <w:pPr>
              <w:pStyle w:val="TableParagraph"/>
              <w:spacing w:before="158"/>
              <w:ind w:left="109" w:right="96"/>
              <w:jc w:val="center"/>
              <w:rPr>
                <w:del w:id="1325" w:author="Benjamin Meyer" w:date="2023-04-18T10:26:00Z"/>
                <w:sz w:val="20"/>
              </w:rPr>
            </w:pPr>
            <w:del w:id="1326" w:author="Benjamin Meyer" w:date="2023-04-18T10:26:00Z">
              <w:r>
                <w:rPr>
                  <w:sz w:val="20"/>
                </w:rPr>
                <w:delText>Lab blank</w:delText>
              </w:r>
            </w:del>
          </w:p>
        </w:tc>
        <w:tc>
          <w:tcPr>
            <w:tcW w:w="2514" w:type="dxa"/>
            <w:tcBorders>
              <w:top w:val="single" w:sz="4" w:space="0" w:color="000000"/>
              <w:left w:val="single" w:sz="4" w:space="0" w:color="000000"/>
              <w:bottom w:val="single" w:sz="4" w:space="0" w:color="000000"/>
              <w:right w:val="single" w:sz="4" w:space="0" w:color="000000"/>
            </w:tcBorders>
          </w:tcPr>
          <w:p w14:paraId="09C60C6A" w14:textId="77777777" w:rsidR="000866DB" w:rsidRDefault="000866DB" w:rsidP="00816966">
            <w:pPr>
              <w:pStyle w:val="TableParagraph"/>
              <w:spacing w:line="237" w:lineRule="auto"/>
              <w:ind w:left="113" w:right="93"/>
              <w:jc w:val="center"/>
              <w:rPr>
                <w:del w:id="1327" w:author="Benjamin Meyer" w:date="2023-04-18T10:26:00Z"/>
                <w:sz w:val="20"/>
              </w:rPr>
            </w:pPr>
            <w:del w:id="1328" w:author="Benjamin Meyer" w:date="2023-04-18T10:26:00Z">
              <w:r>
                <w:rPr>
                  <w:sz w:val="20"/>
                </w:rPr>
                <w:delText xml:space="preserve">DRO, GRO, RRO, Benzene, Ethylbenzene, m,p-Xylene, o-xylene, Toluene, </w:delText>
              </w:r>
              <w:r>
                <w:rPr>
                  <w:position w:val="2"/>
                  <w:sz w:val="20"/>
                </w:rPr>
                <w:delText>Ca</w:delText>
              </w:r>
              <w:r>
                <w:rPr>
                  <w:sz w:val="13"/>
                </w:rPr>
                <w:delText>total</w:delText>
              </w:r>
              <w:r>
                <w:rPr>
                  <w:position w:val="2"/>
                  <w:sz w:val="20"/>
                </w:rPr>
                <w:delText>,Fe</w:delText>
              </w:r>
              <w:r>
                <w:rPr>
                  <w:sz w:val="13"/>
                </w:rPr>
                <w:delText>total</w:delText>
              </w:r>
              <w:r>
                <w:rPr>
                  <w:position w:val="2"/>
                  <w:sz w:val="20"/>
                </w:rPr>
                <w:delText>, Mg</w:delText>
              </w:r>
              <w:r>
                <w:rPr>
                  <w:sz w:val="13"/>
                </w:rPr>
                <w:delText>total</w:delText>
              </w:r>
              <w:r>
                <w:rPr>
                  <w:position w:val="2"/>
                  <w:sz w:val="20"/>
                </w:rPr>
                <w:delText>, As</w:delText>
              </w:r>
              <w:r>
                <w:rPr>
                  <w:sz w:val="13"/>
                </w:rPr>
                <w:delText>dissolved</w:delText>
              </w:r>
              <w:r>
                <w:rPr>
                  <w:position w:val="2"/>
                  <w:sz w:val="20"/>
                </w:rPr>
                <w:delText>, Cd</w:delText>
              </w:r>
              <w:r>
                <w:rPr>
                  <w:sz w:val="13"/>
                </w:rPr>
                <w:delText>dissolved</w:delText>
              </w:r>
              <w:r>
                <w:rPr>
                  <w:position w:val="2"/>
                  <w:sz w:val="20"/>
                </w:rPr>
                <w:delText>, Cr</w:delText>
              </w:r>
              <w:r>
                <w:rPr>
                  <w:sz w:val="13"/>
                </w:rPr>
                <w:delText>dissolved</w:delText>
              </w:r>
              <w:r>
                <w:rPr>
                  <w:position w:val="2"/>
                  <w:sz w:val="20"/>
                </w:rPr>
                <w:delText>, Cu</w:delText>
              </w:r>
              <w:r>
                <w:rPr>
                  <w:sz w:val="13"/>
                </w:rPr>
                <w:delText>dissolved</w:delText>
              </w:r>
              <w:r>
                <w:rPr>
                  <w:position w:val="2"/>
                  <w:sz w:val="20"/>
                </w:rPr>
                <w:delText>, Pb</w:delText>
              </w:r>
              <w:r>
                <w:rPr>
                  <w:sz w:val="13"/>
                </w:rPr>
                <w:delText>dissolved</w:delText>
              </w:r>
              <w:r>
                <w:rPr>
                  <w:position w:val="2"/>
                  <w:sz w:val="20"/>
                </w:rPr>
                <w:delText>, Zn</w:delText>
              </w:r>
              <w:r>
                <w:rPr>
                  <w:sz w:val="13"/>
                </w:rPr>
                <w:delText>dissolved</w:delText>
              </w:r>
              <w:r>
                <w:rPr>
                  <w:position w:val="2"/>
                  <w:sz w:val="20"/>
                </w:rPr>
                <w:delText xml:space="preserve">, </w:delText>
              </w:r>
              <w:r>
                <w:rPr>
                  <w:sz w:val="20"/>
                </w:rPr>
                <w:delText>P</w:delText>
              </w:r>
              <w:r>
                <w:rPr>
                  <w:sz w:val="20"/>
                  <w:vertAlign w:val="subscript"/>
                </w:rPr>
                <w:delText>total</w:delText>
              </w:r>
              <w:r>
                <w:rPr>
                  <w:sz w:val="20"/>
                </w:rPr>
                <w:delText>,NO</w:delText>
              </w:r>
              <w:r>
                <w:rPr>
                  <w:sz w:val="20"/>
                  <w:vertAlign w:val="subscript"/>
                </w:rPr>
                <w:delText>2</w:delText>
              </w:r>
              <w:r>
                <w:rPr>
                  <w:sz w:val="20"/>
                </w:rPr>
                <w:delText xml:space="preserve"> + NO</w:delText>
              </w:r>
              <w:r>
                <w:rPr>
                  <w:sz w:val="20"/>
                  <w:vertAlign w:val="subscript"/>
                </w:rPr>
                <w:delText>3</w:delText>
              </w:r>
              <w:r>
                <w:rPr>
                  <w:sz w:val="20"/>
                </w:rPr>
                <w:delText>, TSS,</w:delText>
              </w:r>
            </w:del>
          </w:p>
          <w:p w14:paraId="0DD7017F" w14:textId="77777777" w:rsidR="000866DB" w:rsidRDefault="000866DB" w:rsidP="00816966">
            <w:pPr>
              <w:pStyle w:val="TableParagraph"/>
              <w:spacing w:line="210" w:lineRule="exact"/>
              <w:ind w:left="112" w:right="94"/>
              <w:jc w:val="center"/>
              <w:rPr>
                <w:del w:id="1329" w:author="Benjamin Meyer" w:date="2023-04-18T10:26:00Z"/>
                <w:sz w:val="20"/>
              </w:rPr>
            </w:pPr>
            <w:del w:id="1330" w:author="Benjamin Meyer" w:date="2023-04-18T10:26:00Z">
              <w:r>
                <w:rPr>
                  <w:sz w:val="20"/>
                </w:rPr>
                <w:delText>Turbidity, Fecal Coliforms</w:delText>
              </w:r>
            </w:del>
          </w:p>
        </w:tc>
        <w:tc>
          <w:tcPr>
            <w:tcW w:w="1399" w:type="dxa"/>
            <w:tcBorders>
              <w:top w:val="single" w:sz="4" w:space="0" w:color="000000"/>
              <w:left w:val="single" w:sz="4" w:space="0" w:color="000000"/>
              <w:bottom w:val="single" w:sz="4" w:space="0" w:color="000000"/>
              <w:right w:val="single" w:sz="4" w:space="0" w:color="000000"/>
            </w:tcBorders>
          </w:tcPr>
          <w:p w14:paraId="0C612774" w14:textId="77777777" w:rsidR="000866DB" w:rsidRDefault="000866DB" w:rsidP="00816966">
            <w:pPr>
              <w:pStyle w:val="TableParagraph"/>
              <w:rPr>
                <w:del w:id="1331" w:author="Benjamin Meyer" w:date="2023-04-18T10:26:00Z"/>
                <w:sz w:val="18"/>
              </w:rPr>
            </w:pPr>
          </w:p>
        </w:tc>
        <w:tc>
          <w:tcPr>
            <w:tcW w:w="2328" w:type="dxa"/>
            <w:tcBorders>
              <w:top w:val="single" w:sz="4" w:space="0" w:color="000000"/>
              <w:left w:val="single" w:sz="4" w:space="0" w:color="000000"/>
              <w:bottom w:val="single" w:sz="4" w:space="0" w:color="000000"/>
            </w:tcBorders>
          </w:tcPr>
          <w:p w14:paraId="0633371B" w14:textId="77777777" w:rsidR="000866DB" w:rsidRDefault="000866DB" w:rsidP="00816966">
            <w:pPr>
              <w:pStyle w:val="TableParagraph"/>
              <w:rPr>
                <w:del w:id="1332" w:author="Benjamin Meyer" w:date="2023-04-18T10:26:00Z"/>
                <w:b/>
              </w:rPr>
            </w:pPr>
          </w:p>
          <w:p w14:paraId="75D5AF7E" w14:textId="77777777" w:rsidR="000866DB" w:rsidRDefault="000866DB" w:rsidP="00816966">
            <w:pPr>
              <w:pStyle w:val="TableParagraph"/>
              <w:rPr>
                <w:del w:id="1333" w:author="Benjamin Meyer" w:date="2023-04-18T10:26:00Z"/>
                <w:b/>
              </w:rPr>
            </w:pPr>
          </w:p>
          <w:p w14:paraId="21BA66D1" w14:textId="77777777" w:rsidR="000866DB" w:rsidRDefault="000866DB" w:rsidP="00816966">
            <w:pPr>
              <w:pStyle w:val="TableParagraph"/>
              <w:spacing w:before="8"/>
              <w:rPr>
                <w:del w:id="1334" w:author="Benjamin Meyer" w:date="2023-04-18T10:26:00Z"/>
                <w:b/>
                <w:sz w:val="25"/>
              </w:rPr>
            </w:pPr>
          </w:p>
          <w:p w14:paraId="07072517" w14:textId="77777777" w:rsidR="000866DB" w:rsidRDefault="000866DB" w:rsidP="00816966">
            <w:pPr>
              <w:pStyle w:val="TableParagraph"/>
              <w:spacing w:line="230" w:lineRule="exact"/>
              <w:ind w:left="158" w:right="134"/>
              <w:jc w:val="center"/>
              <w:rPr>
                <w:del w:id="1335" w:author="Benjamin Meyer" w:date="2023-04-18T10:26:00Z"/>
                <w:sz w:val="20"/>
              </w:rPr>
            </w:pPr>
            <w:del w:id="1336" w:author="Benjamin Meyer" w:date="2023-04-18T10:26:00Z">
              <w:r>
                <w:rPr>
                  <w:sz w:val="20"/>
                </w:rPr>
                <w:delText>≤ DL (see Tables 1, 2,</w:delText>
              </w:r>
            </w:del>
          </w:p>
          <w:p w14:paraId="38268992" w14:textId="77777777" w:rsidR="000866DB" w:rsidRDefault="000866DB" w:rsidP="00816966">
            <w:pPr>
              <w:pStyle w:val="TableParagraph"/>
              <w:spacing w:line="230" w:lineRule="exact"/>
              <w:ind w:left="158" w:right="134"/>
              <w:jc w:val="center"/>
              <w:rPr>
                <w:del w:id="1337" w:author="Benjamin Meyer" w:date="2023-04-18T10:26:00Z"/>
                <w:sz w:val="20"/>
              </w:rPr>
            </w:pPr>
            <w:del w:id="1338" w:author="Benjamin Meyer" w:date="2023-04-18T10:26:00Z">
              <w:r>
                <w:rPr>
                  <w:sz w:val="20"/>
                </w:rPr>
                <w:delText>3and 4)</w:delText>
              </w:r>
            </w:del>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proofErr w:type="spellStart"/>
            <w:r>
              <w:rPr>
                <w:position w:val="2"/>
                <w:sz w:val="20"/>
              </w:rPr>
              <w:t>Pb</w:t>
            </w:r>
            <w:proofErr w:type="spellEnd"/>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338E8">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338E8">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338E8">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7777777"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338E8">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proofErr w:type="spellStart"/>
            <w:r>
              <w:rPr>
                <w:position w:val="2"/>
                <w:sz w:val="20"/>
              </w:rPr>
              <w:t>Pb</w:t>
            </w:r>
            <w:proofErr w:type="spellEnd"/>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338E8">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338E8">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338E8">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601E6B">
      <w:pPr>
        <w:spacing w:line="228" w:lineRule="exact"/>
        <w:jc w:val="center"/>
        <w:rPr>
          <w:sz w:val="20"/>
        </w:rPr>
        <w:sectPr w:rsidR="00601E6B">
          <w:pgSz w:w="11900" w:h="16840"/>
          <w:pgMar w:top="1620" w:right="940" w:bottom="940" w:left="1040" w:header="929" w:footer="744" w:gutter="0"/>
          <w:cols w:space="720"/>
        </w:sectPr>
      </w:pPr>
    </w:p>
    <w:p w14:paraId="743DB713" w14:textId="77777777" w:rsidR="00601E6B" w:rsidRPr="00740AA8" w:rsidRDefault="00601E6B" w:rsidP="00601E6B">
      <w:pPr>
        <w:pStyle w:val="BodyText"/>
        <w:rPr>
          <w:b/>
          <w:sz w:val="8"/>
        </w:rPr>
      </w:pPr>
      <w:r w:rsidRPr="00740AA8">
        <w:rPr>
          <w:b/>
        </w:rPr>
        <w:lastRenderedPageBreak/>
        <w:fldChar w:fldCharType="begin"/>
      </w:r>
      <w:r w:rsidRPr="00740AA8">
        <w:rPr>
          <w:b/>
        </w:rPr>
        <w:instrText xml:space="preserve"> REF _Ref125970095 \h  \* MERGEFORMAT </w:instrText>
      </w:r>
      <w:r w:rsidRPr="00740AA8">
        <w:rPr>
          <w:b/>
        </w:rPr>
      </w:r>
      <w:r w:rsidRPr="00740AA8">
        <w:rPr>
          <w:b/>
        </w:rPr>
        <w:fldChar w:fldCharType="separate"/>
      </w:r>
      <w:r w:rsidRPr="00C72215">
        <w:rPr>
          <w:b/>
        </w:rPr>
        <w:t xml:space="preserve">Table </w:t>
      </w:r>
      <w:r w:rsidRPr="009B53EB">
        <w:rPr>
          <w:b/>
          <w:noProof/>
        </w:rPr>
        <w:t>10</w:t>
      </w:r>
      <w:r w:rsidRPr="00740AA8">
        <w:rPr>
          <w:b/>
        </w:rPr>
        <w:fldChar w:fldCharType="end"/>
      </w:r>
      <w:r w:rsidRPr="00740AA8">
        <w:rPr>
          <w:b/>
        </w:rPr>
        <w:t xml:space="preserve">. </w:t>
      </w:r>
      <w:r>
        <w:rPr>
          <w:b/>
        </w:rPr>
        <w:t>(</w:t>
      </w:r>
      <w:proofErr w:type="gramStart"/>
      <w:r>
        <w:rPr>
          <w:b/>
        </w:rPr>
        <w:t>page</w:t>
      </w:r>
      <w:proofErr w:type="gramEnd"/>
      <w:r>
        <w:rPr>
          <w:b/>
        </w:rPr>
        <w:t xml:space="preserve"> 3</w:t>
      </w:r>
      <w:r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3FEF42E7" w:rsidR="000866DB" w:rsidRPr="00BE2DF2" w:rsidRDefault="00601E6B" w:rsidP="00816966">
            <w:pPr>
              <w:pStyle w:val="TableParagraph"/>
              <w:jc w:val="center"/>
            </w:pPr>
            <w:r>
              <w:rPr>
                <w:b/>
              </w:rPr>
              <w:t xml:space="preserve">Field/Lab Quality Control </w:t>
            </w:r>
            <w:commentRangeStart w:id="1339"/>
            <w:r>
              <w:rPr>
                <w:b/>
              </w:rPr>
              <w:t>Sample</w:t>
            </w:r>
            <w:commentRangeEnd w:id="1339"/>
            <w:r w:rsidR="00990B1F">
              <w:rPr>
                <w:rStyle w:val="CommentReference"/>
              </w:rPr>
              <w:commentReference w:id="1339"/>
            </w:r>
            <w:del w:id="1340" w:author="Benjamin Meyer" w:date="2023-04-18T10:26:00Z">
              <w:r w:rsidR="000866DB" w:rsidRPr="00BE2DF2">
                <w:delText>Filter Blank</w:delText>
              </w:r>
            </w:del>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19D825F9" w:rsidR="000866DB" w:rsidRDefault="00601E6B" w:rsidP="00816966">
            <w:pPr>
              <w:pStyle w:val="TableParagraph"/>
              <w:spacing w:line="237" w:lineRule="auto"/>
              <w:ind w:left="113" w:right="93"/>
              <w:jc w:val="center"/>
              <w:rPr>
                <w:sz w:val="20"/>
              </w:rPr>
            </w:pPr>
            <w:r>
              <w:rPr>
                <w:b/>
              </w:rPr>
              <w:t>Measurement Parameter</w:t>
            </w:r>
            <w:del w:id="1341" w:author="Benjamin Meyer" w:date="2023-04-18T10:26:00Z">
              <w:r w:rsidR="000866DB">
                <w:rPr>
                  <w:position w:val="2"/>
                  <w:sz w:val="20"/>
                </w:rPr>
                <w:delText>As</w:delText>
              </w:r>
              <w:r w:rsidR="000866DB">
                <w:rPr>
                  <w:sz w:val="13"/>
                </w:rPr>
                <w:delText>dissolved</w:delText>
              </w:r>
              <w:r w:rsidR="000866DB">
                <w:rPr>
                  <w:position w:val="2"/>
                  <w:sz w:val="20"/>
                </w:rPr>
                <w:delText>, Cd</w:delText>
              </w:r>
              <w:r w:rsidR="000866DB">
                <w:rPr>
                  <w:sz w:val="13"/>
                </w:rPr>
                <w:delText>dissolved</w:delText>
              </w:r>
              <w:r w:rsidR="000866DB">
                <w:rPr>
                  <w:position w:val="2"/>
                  <w:sz w:val="20"/>
                </w:rPr>
                <w:delText>, Cr</w:delText>
              </w:r>
              <w:r w:rsidR="000866DB">
                <w:rPr>
                  <w:sz w:val="13"/>
                </w:rPr>
                <w:delText>dissolved</w:delText>
              </w:r>
              <w:r w:rsidR="000866DB">
                <w:rPr>
                  <w:position w:val="2"/>
                  <w:sz w:val="20"/>
                </w:rPr>
                <w:delText>, Cu</w:delText>
              </w:r>
              <w:r w:rsidR="000866DB">
                <w:rPr>
                  <w:sz w:val="13"/>
                </w:rPr>
                <w:delText>dissolved</w:delText>
              </w:r>
              <w:r w:rsidR="000866DB">
                <w:rPr>
                  <w:position w:val="2"/>
                  <w:sz w:val="20"/>
                </w:rPr>
                <w:delText>, Pb</w:delText>
              </w:r>
              <w:r w:rsidR="000866DB">
                <w:rPr>
                  <w:sz w:val="13"/>
                </w:rPr>
                <w:delText>dissolved</w:delText>
              </w:r>
              <w:r w:rsidR="000866DB">
                <w:rPr>
                  <w:position w:val="2"/>
                  <w:sz w:val="20"/>
                </w:rPr>
                <w:delText>, Zn</w:delText>
              </w:r>
              <w:r w:rsidR="000866DB">
                <w:rPr>
                  <w:sz w:val="13"/>
                </w:rPr>
                <w:delText>dissolved</w:delText>
              </w:r>
              <w:r w:rsidR="000866DB">
                <w:rPr>
                  <w:position w:val="2"/>
                  <w:sz w:val="20"/>
                </w:rPr>
                <w:delText>,</w:delText>
              </w:r>
            </w:del>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4624BEF2" w14:textId="0A54C9AD" w:rsidR="000866DB" w:rsidRDefault="00601E6B" w:rsidP="00816966">
            <w:pPr>
              <w:pStyle w:val="TableParagraph"/>
              <w:spacing w:line="230" w:lineRule="exact"/>
              <w:ind w:left="158" w:right="134"/>
              <w:jc w:val="center"/>
              <w:rPr>
                <w:del w:id="1342" w:author="Benjamin Meyer" w:date="2023-04-18T10:26:00Z"/>
                <w:sz w:val="20"/>
              </w:rPr>
            </w:pPr>
            <w:r>
              <w:rPr>
                <w:b/>
              </w:rPr>
              <w:t>QC Acceptance Criteria Limits</w:t>
            </w:r>
            <w:del w:id="1343" w:author="Benjamin Meyer" w:date="2023-04-18T10:26:00Z">
              <w:r w:rsidR="000866DB">
                <w:rPr>
                  <w:sz w:val="20"/>
                </w:rPr>
                <w:delText>≤ DL (see Tables 1, 2,</w:delText>
              </w:r>
            </w:del>
          </w:p>
          <w:p w14:paraId="0ABE1931" w14:textId="77777777" w:rsidR="000866DB" w:rsidRDefault="000866DB" w:rsidP="00816966">
            <w:pPr>
              <w:pStyle w:val="TableParagraph"/>
              <w:jc w:val="center"/>
              <w:rPr>
                <w:b/>
              </w:rPr>
            </w:pPr>
            <w:del w:id="1344" w:author="Benjamin Meyer" w:date="2023-04-18T10:26:00Z">
              <w:r>
                <w:rPr>
                  <w:sz w:val="20"/>
                </w:rPr>
                <w:delText>3, and 4)</w:delText>
              </w:r>
            </w:del>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bookmarkStart w:id="1345" w:name="_GoBack"/>
        <w:bookmarkEnd w:id="1345"/>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xml:space="preserve">, </w:t>
            </w:r>
            <w:proofErr w:type="spellStart"/>
            <w:r>
              <w:rPr>
                <w:position w:val="2"/>
                <w:sz w:val="20"/>
              </w:rPr>
              <w:t>Pb</w:t>
            </w:r>
            <w:proofErr w:type="spellEnd"/>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71C9A9AB" w:rsidR="000866DB" w:rsidRDefault="000866DB" w:rsidP="000221D8">
      <w:pPr>
        <w:pStyle w:val="BodyText"/>
        <w:spacing w:before="90"/>
        <w:ind w:right="1087"/>
      </w:pPr>
      <w:r>
        <w:t xml:space="preserve">If analytical sample results exceed state water quality </w:t>
      </w:r>
      <w:ins w:id="1346" w:author="Benjamin Meyer" w:date="2023-04-18T10:26:00Z">
        <w:r w:rsidR="00601E6B">
          <w:t xml:space="preserve">criteria for a parameter (or multiple parameters), </w:t>
        </w:r>
      </w:ins>
      <w:del w:id="1347" w:author="Benjamin Meyer" w:date="2023-04-18T10:26:00Z">
        <w:r>
          <w:delText xml:space="preserve">standards the </w:delText>
        </w:r>
      </w:del>
      <w:r>
        <w:t>KWF will do the following:</w:t>
      </w:r>
    </w:p>
    <w:p w14:paraId="3ECD9C7E" w14:textId="77777777" w:rsidR="000866DB" w:rsidRDefault="000866DB" w:rsidP="000866DB">
      <w:pPr>
        <w:pStyle w:val="BodyText"/>
        <w:spacing w:before="1"/>
      </w:pPr>
    </w:p>
    <w:p w14:paraId="70F95421" w14:textId="607EEB52"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ins w:id="1348" w:author="Benjamin Meyer" w:date="2023-04-18T10:26:00Z">
        <w:r w:rsidR="00601E6B">
          <w:rPr>
            <w:sz w:val="24"/>
          </w:rPr>
          <w:t>semi</w:t>
        </w:r>
        <w:r w:rsidR="00601E6B" w:rsidRPr="007F406F">
          <w:rPr>
            <w:sz w:val="24"/>
          </w:rPr>
          <w:t>annual</w:t>
        </w:r>
      </w:ins>
      <w:del w:id="1349" w:author="Benjamin Meyer" w:date="2023-04-18T10:26:00Z">
        <w:r>
          <w:rPr>
            <w:sz w:val="24"/>
          </w:rPr>
          <w:delText>biannual</w:delText>
        </w:r>
      </w:del>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00169FB4"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ins w:id="1350" w:author="Benjamin Meyer" w:date="2023-04-18T10:26:00Z">
        <w:r w:rsidR="00601E6B">
          <w:rPr>
            <w:sz w:val="24"/>
          </w:rPr>
          <w:t>annual data</w:t>
        </w:r>
      </w:ins>
      <w:del w:id="1351" w:author="Benjamin Meyer" w:date="2023-04-18T10:26:00Z">
        <w:r>
          <w:rPr>
            <w:sz w:val="24"/>
          </w:rPr>
          <w:delText>final</w:delText>
        </w:r>
      </w:del>
      <w:r>
        <w:rPr>
          <w:sz w:val="24"/>
        </w:rPr>
        <w:t xml:space="preserve"> report.</w:t>
      </w:r>
    </w:p>
    <w:p w14:paraId="0AC544B9" w14:textId="43C977DD"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ins w:id="1352" w:author="Benjamin Meyer" w:date="2023-04-18T10:26:00Z">
        <w:r w:rsidR="00601E6B">
          <w:rPr>
            <w:sz w:val="24"/>
          </w:rPr>
          <w:t>share</w:t>
        </w:r>
      </w:ins>
      <w:del w:id="1353" w:author="Benjamin Meyer" w:date="2023-04-18T10:26:00Z">
        <w:r>
          <w:rPr>
            <w:sz w:val="24"/>
          </w:rPr>
          <w:delText>use</w:delText>
        </w:r>
      </w:del>
      <w:r>
        <w:rPr>
          <w:sz w:val="24"/>
        </w:rPr>
        <w:t xml:space="preserve"> the information</w:t>
      </w:r>
      <w:ins w:id="1354" w:author="Benjamin Meyer" w:date="2023-04-18T10:26:00Z">
        <w:r w:rsidR="00601E6B">
          <w:rPr>
            <w:sz w:val="24"/>
          </w:rPr>
          <w:t xml:space="preserve"> with the technical advisory committee</w:t>
        </w:r>
      </w:ins>
      <w:r>
        <w:rPr>
          <w:sz w:val="24"/>
        </w:rPr>
        <w:t xml:space="preserve"> to help determine where and what to sample for in the</w:t>
      </w:r>
      <w:r>
        <w:rPr>
          <w:spacing w:val="-1"/>
          <w:sz w:val="24"/>
        </w:rPr>
        <w:t xml:space="preserve"> </w:t>
      </w:r>
      <w:r>
        <w:rPr>
          <w:sz w:val="24"/>
        </w:rPr>
        <w:t>future.</w:t>
      </w:r>
    </w:p>
    <w:p w14:paraId="523CABB1" w14:textId="77777777" w:rsidR="000221D8" w:rsidRPr="000221D8" w:rsidRDefault="000866DB" w:rsidP="000221D8">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1355" w:name="_Toc117087858"/>
      <w:bookmarkStart w:id="1356" w:name="_Toc125960351"/>
      <w:bookmarkStart w:id="1357" w:name="_Toc125984011"/>
      <w:bookmarkStart w:id="1358" w:name="_Toc125984294"/>
      <w:bookmarkStart w:id="1359" w:name="_Toc132032666"/>
      <w:bookmarkStart w:id="1360" w:name="_Toc132706059"/>
    </w:p>
    <w:p w14:paraId="2E4E2498" w14:textId="562D1DB1" w:rsidR="000221D8" w:rsidRDefault="000221D8" w:rsidP="00225170">
      <w:pPr>
        <w:tabs>
          <w:tab w:val="left" w:pos="1047"/>
          <w:tab w:val="left" w:pos="1048"/>
        </w:tabs>
        <w:ind w:right="573"/>
      </w:pPr>
    </w:p>
    <w:p w14:paraId="23082D22" w14:textId="1583E939" w:rsidR="00601E6B" w:rsidRPr="000221D8" w:rsidRDefault="00601E6B" w:rsidP="00990B1F">
      <w:pPr>
        <w:pStyle w:val="Heading2"/>
        <w:ind w:left="0"/>
      </w:pPr>
      <w:ins w:id="1361" w:author="Benjamin Meyer" w:date="2023-04-18T10:26:00Z">
        <w:r w:rsidRPr="000221D8">
          <w:lastRenderedPageBreak/>
          <w:t>B6. Instrument / Equipment Testing, Inspection and Maintenance</w:t>
        </w:r>
      </w:ins>
      <w:bookmarkEnd w:id="1355"/>
      <w:bookmarkEnd w:id="1356"/>
      <w:bookmarkEnd w:id="1357"/>
      <w:bookmarkEnd w:id="1358"/>
      <w:bookmarkEnd w:id="1359"/>
      <w:bookmarkEnd w:id="1360"/>
    </w:p>
    <w:p w14:paraId="0BB82EA5" w14:textId="77777777" w:rsidR="00601E6B" w:rsidRDefault="00601E6B" w:rsidP="00601E6B">
      <w:pPr>
        <w:pStyle w:val="BodyText"/>
        <w:rPr>
          <w:ins w:id="1362" w:author="Benjamin Meyer" w:date="2023-04-18T10:26:00Z"/>
          <w:b/>
        </w:rPr>
      </w:pPr>
    </w:p>
    <w:p w14:paraId="2AB6830A" w14:textId="08CE2B02" w:rsidR="000866DB" w:rsidRDefault="000866DB" w:rsidP="000221D8">
      <w:pPr>
        <w:pStyle w:val="BodyText"/>
        <w:ind w:right="248"/>
      </w:pPr>
      <w:bookmarkStart w:id="1363" w:name="B6._INSTRUMENT_/_EQUIPMENT_TESTING,_INSP"/>
      <w:bookmarkEnd w:id="1363"/>
      <w:r>
        <w:t>Training is conducted by the</w:t>
      </w:r>
      <w:ins w:id="1364" w:author="Benjamin Meyer" w:date="2023-04-18T10:26:00Z">
        <w:r w:rsidR="00601E6B">
          <w:t xml:space="preserve"> KWF Program Manager with support from the KWF</w:t>
        </w:r>
      </w:ins>
      <w:r>
        <w:t xml:space="preserve"> QA Officer and/or SGS staff. The trainers describe the proper handling and maintenance of sample bottles and, once the water samples were taken, how to handle the samples while in transit to the </w:t>
      </w:r>
      <w:ins w:id="1365" w:author="Benjamin Meyer" w:date="2023-04-18T10:26:00Z">
        <w:r w:rsidR="00601E6B">
          <w:t>drop off point.</w:t>
        </w:r>
      </w:ins>
      <w:del w:id="1366" w:author="Benjamin Meyer" w:date="2023-04-18T10:26:00Z">
        <w:r>
          <w:delText>Soldotna Wastewater Treatment Plant.</w:delText>
        </w:r>
      </w:del>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68549E4D"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ins w:id="1367" w:author="Benjamin Meyer" w:date="2023-04-18T10:26:00Z">
        <w:r w:rsidR="00601E6B">
          <w:t>drop-off location. SGS will provide extra sampling bottles in case some are missing in the kits</w:t>
        </w:r>
      </w:ins>
      <w:del w:id="1368" w:author="Benjamin Meyer" w:date="2023-04-18T10:26:00Z">
        <w:r>
          <w:delText>Soldotna Wastewater Treatment Plant</w:delText>
        </w:r>
      </w:del>
      <w:r>
        <w:t>.</w:t>
      </w:r>
    </w:p>
    <w:p w14:paraId="1149E11E" w14:textId="77777777" w:rsidR="00601E6B" w:rsidRDefault="00601E6B" w:rsidP="00601E6B">
      <w:pPr>
        <w:pStyle w:val="BodyText"/>
        <w:spacing w:before="2"/>
        <w:rPr>
          <w:ins w:id="1369" w:author="Benjamin Meyer" w:date="2023-04-18T10:26:00Z"/>
        </w:rPr>
      </w:pPr>
    </w:p>
    <w:p w14:paraId="5A4DFA03" w14:textId="77777777" w:rsidR="00601E6B" w:rsidRDefault="00601E6B" w:rsidP="00601E6B">
      <w:pPr>
        <w:pStyle w:val="Heading2"/>
        <w:ind w:left="0"/>
        <w:rPr>
          <w:ins w:id="1370" w:author="Benjamin Meyer" w:date="2023-04-18T10:26:00Z"/>
        </w:rPr>
      </w:pPr>
      <w:bookmarkStart w:id="1371" w:name="_Toc117087860"/>
      <w:bookmarkStart w:id="1372" w:name="_Toc125960353"/>
      <w:bookmarkStart w:id="1373" w:name="_Toc125984013"/>
      <w:bookmarkStart w:id="1374" w:name="_Toc125984296"/>
      <w:bookmarkStart w:id="1375" w:name="_Toc132032668"/>
      <w:bookmarkStart w:id="1376" w:name="_Toc132706060"/>
      <w:ins w:id="1377" w:author="Benjamin Meyer" w:date="2023-04-18T10:26:00Z">
        <w:r>
          <w:t>B7. Instrument Calibration</w:t>
        </w:r>
        <w:r>
          <w:rPr>
            <w:spacing w:val="-2"/>
          </w:rPr>
          <w:t xml:space="preserve"> </w:t>
        </w:r>
        <w:r>
          <w:t>Procedures</w:t>
        </w:r>
        <w:bookmarkEnd w:id="1371"/>
        <w:bookmarkEnd w:id="1372"/>
        <w:bookmarkEnd w:id="1373"/>
        <w:bookmarkEnd w:id="1374"/>
        <w:bookmarkEnd w:id="1375"/>
        <w:bookmarkEnd w:id="1376"/>
      </w:ins>
    </w:p>
    <w:p w14:paraId="028AEC30" w14:textId="77777777" w:rsidR="000221D8" w:rsidRDefault="000221D8" w:rsidP="000221D8">
      <w:pPr>
        <w:pStyle w:val="BodyText"/>
        <w:ind w:right="248"/>
      </w:pPr>
    </w:p>
    <w:p w14:paraId="4F97A681" w14:textId="4DE5C387" w:rsidR="000866DB" w:rsidRDefault="000866DB" w:rsidP="000221D8">
      <w:pPr>
        <w:pStyle w:val="BodyText"/>
        <w:rPr>
          <w:del w:id="1378" w:author="Benjamin Meyer" w:date="2023-04-18T10:26:00Z"/>
        </w:rPr>
      </w:pPr>
      <w:del w:id="1379" w:author="Benjamin Meyer" w:date="2023-04-18T10:26:00Z">
        <w:r>
          <w:delText>SGS will provide extra sampling bottles in case some are missing in the kits.</w:delText>
        </w:r>
      </w:del>
    </w:p>
    <w:p w14:paraId="07DB7510" w14:textId="77777777" w:rsidR="000866DB" w:rsidRDefault="000866DB" w:rsidP="000221D8">
      <w:pPr>
        <w:pStyle w:val="BodyText"/>
        <w:spacing w:before="2"/>
        <w:rPr>
          <w:del w:id="1380" w:author="Benjamin Meyer" w:date="2023-04-18T10:26:00Z"/>
        </w:rPr>
      </w:pPr>
    </w:p>
    <w:p w14:paraId="0926A442" w14:textId="77777777" w:rsidR="000866DB" w:rsidRDefault="000866DB" w:rsidP="000221D8">
      <w:pPr>
        <w:pStyle w:val="Heading1"/>
        <w:tabs>
          <w:tab w:val="left" w:pos="1407"/>
        </w:tabs>
        <w:spacing w:line="275" w:lineRule="exact"/>
        <w:ind w:left="0"/>
        <w:rPr>
          <w:del w:id="1381" w:author="Benjamin Meyer" w:date="2023-04-18T10:26:00Z"/>
        </w:rPr>
      </w:pPr>
      <w:bookmarkStart w:id="1382" w:name="B7._INSTRUMENT_CALIBRATION_PROCEDURES"/>
      <w:bookmarkEnd w:id="1382"/>
      <w:del w:id="1383" w:author="Benjamin Meyer" w:date="2023-04-18T10:26:00Z">
        <w:r>
          <w:delText>B7.</w:delText>
        </w:r>
        <w:r>
          <w:tab/>
          <w:delText>INSTRUMENT CALIBRATION</w:delText>
        </w:r>
        <w:r>
          <w:rPr>
            <w:spacing w:val="-2"/>
          </w:rPr>
          <w:delText xml:space="preserve"> </w:delText>
        </w:r>
        <w:r>
          <w:delText>PROCEDURES</w:delText>
        </w:r>
      </w:del>
    </w:p>
    <w:p w14:paraId="2A78295B" w14:textId="6A6E1BB9" w:rsidR="000866DB" w:rsidRDefault="000866DB" w:rsidP="000221D8">
      <w:pPr>
        <w:pStyle w:val="BodyText"/>
        <w:ind w:right="248"/>
      </w:pPr>
      <w:r>
        <w:t xml:space="preserve">Field instruments will be calibrated or verified within calibration tolerances prior to using the instruments. Calibrations will be in accordance with the respective EPA </w:t>
      </w:r>
      <w:ins w:id="1384" w:author="Benjamin Meyer" w:date="2023-04-18T10:26:00Z">
        <w:r w:rsidR="00601E6B">
          <w:t>Clean Water Act (</w:t>
        </w:r>
      </w:ins>
      <w:r>
        <w:t>CWA</w:t>
      </w:r>
      <w:ins w:id="1385" w:author="Benjamin Meyer" w:date="2023-04-18T10:26:00Z">
        <w:r w:rsidR="00601E6B">
          <w:t>)</w:t>
        </w:r>
      </w:ins>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7777777" w:rsidR="000221D8" w:rsidRDefault="000866DB" w:rsidP="000221D8">
      <w:pPr>
        <w:pStyle w:val="BodyText"/>
      </w:pPr>
      <w:r>
        <w:t xml:space="preserve">Contracted and sub-contracted laboratories will follow the calibration procedures found in its </w:t>
      </w:r>
      <w:ins w:id="1386" w:author="Benjamin Meyer" w:date="2023-04-18T10:26:00Z">
        <w:r w:rsidR="00601E6B">
          <w:t>QAPP</w:t>
        </w:r>
      </w:ins>
      <w:del w:id="1387" w:author="Benjamin Meyer" w:date="2023-04-18T10:26:00Z">
        <w:r>
          <w:delText>QAP</w:delText>
        </w:r>
      </w:del>
      <w:r>
        <w:t xml:space="preserve"> and the laboratory’s SOPs. Specific calibration procedures for regulated pollutants will be in agreement with the respective EPA Approved CWA method of analysis. Field and/or laboratory calibration records will be made available to </w:t>
      </w:r>
      <w:ins w:id="1388" w:author="Benjamin Meyer" w:date="2023-04-18T10:26:00Z">
        <w:r w:rsidR="00601E6B">
          <w:t>partner agencies</w:t>
        </w:r>
      </w:ins>
      <w:del w:id="1389" w:author="Benjamin Meyer" w:date="2023-04-18T10:26:00Z">
        <w:r>
          <w:delText>ADEC</w:delText>
        </w:r>
      </w:del>
      <w:bookmarkStart w:id="1390" w:name="_Toc125960354"/>
      <w:bookmarkStart w:id="1391" w:name="_Toc125984297"/>
      <w:bookmarkStart w:id="1392" w:name="_Toc132032669"/>
      <w:bookmarkStart w:id="1393" w:name="_Toc132706061"/>
      <w:r w:rsidR="000221D8">
        <w:t xml:space="preserve"> upon request.</w:t>
      </w:r>
    </w:p>
    <w:p w14:paraId="07F09F70" w14:textId="77777777" w:rsidR="000221D8" w:rsidRDefault="000221D8" w:rsidP="000221D8">
      <w:pPr>
        <w:pStyle w:val="BodyText"/>
      </w:pPr>
    </w:p>
    <w:p w14:paraId="74D3E611" w14:textId="7E226103" w:rsidR="000866DB" w:rsidRDefault="00601E6B" w:rsidP="000221D8">
      <w:pPr>
        <w:pStyle w:val="Heading2"/>
        <w:spacing w:line="240" w:lineRule="auto"/>
        <w:ind w:left="0" w:right="262"/>
        <w:rPr>
          <w:del w:id="1394" w:author="Benjamin Meyer" w:date="2023-04-18T10:26:00Z"/>
        </w:rPr>
      </w:pPr>
      <w:ins w:id="1395" w:author="Benjamin Meyer" w:date="2023-04-18T10:26:00Z">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ins>
      <w:del w:id="1396" w:author="Benjamin Meyer" w:date="2023-04-18T10:26:00Z">
        <w:r w:rsidR="000866DB">
          <w:delText>Agency Baseline</w:delText>
        </w:r>
        <w:bookmarkEnd w:id="1393"/>
      </w:del>
    </w:p>
    <w:p w14:paraId="002E0E18" w14:textId="77777777" w:rsidR="000866DB" w:rsidRDefault="000866DB" w:rsidP="000221D8">
      <w:pPr>
        <w:pStyle w:val="BodyText"/>
        <w:spacing w:before="9"/>
        <w:rPr>
          <w:del w:id="1397" w:author="Benjamin Meyer" w:date="2023-04-18T10:26:00Z"/>
          <w:b/>
          <w:i/>
          <w:sz w:val="23"/>
        </w:rPr>
      </w:pPr>
    </w:p>
    <w:p w14:paraId="01DF6233" w14:textId="77777777" w:rsidR="000866DB" w:rsidRDefault="000866DB" w:rsidP="000221D8">
      <w:pPr>
        <w:pStyle w:val="BodyText"/>
      </w:pPr>
      <w:del w:id="1398" w:author="Benjamin Meyer" w:date="2023-04-18T10:26:00Z">
        <w:r>
          <w:delText>Included</w:delText>
        </w:r>
      </w:del>
      <w:r>
        <w:t xml:space="preserve"> </w:t>
      </w:r>
      <w:proofErr w:type="gramStart"/>
      <w:r>
        <w:t>as</w:t>
      </w:r>
      <w:proofErr w:type="gramEnd"/>
      <w:r>
        <w:t xml:space="preserve"> Appendix H to this document.</w:t>
      </w:r>
      <w:bookmarkEnd w:id="1390"/>
      <w:bookmarkEnd w:id="1391"/>
      <w:bookmarkEnd w:id="1392"/>
    </w:p>
    <w:p w14:paraId="1D38EAA4" w14:textId="77777777" w:rsidR="000221D8" w:rsidRDefault="000221D8" w:rsidP="000221D8">
      <w:pPr>
        <w:pStyle w:val="BodyText"/>
        <w:ind w:right="502"/>
      </w:pPr>
    </w:p>
    <w:p w14:paraId="77059E81" w14:textId="260EB4C0" w:rsidR="000866DB" w:rsidRDefault="000866DB" w:rsidP="000221D8">
      <w:pPr>
        <w:pStyle w:val="BodyText"/>
        <w:ind w:right="502"/>
      </w:pPr>
      <w:r>
        <w:t xml:space="preserve">Note: YSI meters are calibrated to the manual specifications for each model listed. YSI meters are only used to collect temperature data. </w:t>
      </w:r>
      <w:del w:id="1399" w:author="Benjamin Meyer" w:date="2023-04-18T10:26:00Z">
        <w:r>
          <w:delText xml:space="preserve">For specific zinc and copper assessments, YSI meters will be used to collect air and water temperature data. </w:delText>
        </w:r>
      </w:del>
      <w:r>
        <w:t>The YSI Temperature Meter QA form</w:t>
      </w:r>
      <w:del w:id="1400" w:author="Benjamin Meyer" w:date="2023-04-18T10:26:00Z">
        <w:r>
          <w:delText xml:space="preserve"> (KWF: WQ FORM 5)</w:delText>
        </w:r>
      </w:del>
      <w:r>
        <w:t xml:space="preserve">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rPr>
          <w:ins w:id="1401" w:author="Benjamin Meyer" w:date="2023-04-18T10:26:00Z"/>
        </w:rPr>
      </w:pPr>
      <w:bookmarkStart w:id="1402" w:name="_Toc117087861"/>
      <w:bookmarkStart w:id="1403" w:name="_Toc125960355"/>
      <w:bookmarkStart w:id="1404" w:name="_Toc125984014"/>
      <w:bookmarkStart w:id="1405" w:name="_Toc125984298"/>
      <w:bookmarkStart w:id="1406" w:name="_Toc132032670"/>
      <w:bookmarkStart w:id="1407" w:name="_Toc132706062"/>
      <w:ins w:id="1408" w:author="Benjamin Meyer" w:date="2023-04-18T10:26:00Z">
        <w:r>
          <w:t>B8. Inspection and Acceptance Requirements for</w:t>
        </w:r>
        <w:r>
          <w:rPr>
            <w:spacing w:val="-9"/>
          </w:rPr>
          <w:t xml:space="preserve"> </w:t>
        </w:r>
        <w:r>
          <w:t>Supplies</w:t>
        </w:r>
        <w:bookmarkEnd w:id="1402"/>
        <w:bookmarkEnd w:id="1403"/>
        <w:bookmarkEnd w:id="1404"/>
        <w:bookmarkEnd w:id="1405"/>
        <w:bookmarkEnd w:id="1406"/>
        <w:bookmarkEnd w:id="1407"/>
      </w:ins>
    </w:p>
    <w:p w14:paraId="0889129B" w14:textId="77777777" w:rsidR="00601E6B" w:rsidRDefault="00601E6B" w:rsidP="00601E6B">
      <w:pPr>
        <w:pStyle w:val="BodyText"/>
        <w:rPr>
          <w:ins w:id="1409" w:author="Benjamin Meyer" w:date="2023-04-18T10:26:00Z"/>
          <w:b/>
        </w:rPr>
      </w:pPr>
    </w:p>
    <w:p w14:paraId="3B0E68DC" w14:textId="77777777" w:rsidR="000866DB" w:rsidRDefault="000866DB" w:rsidP="000866DB">
      <w:pPr>
        <w:pStyle w:val="Heading1"/>
        <w:tabs>
          <w:tab w:val="left" w:pos="1407"/>
        </w:tabs>
        <w:ind w:left="687"/>
        <w:rPr>
          <w:del w:id="1410" w:author="Benjamin Meyer" w:date="2023-04-18T10:26:00Z"/>
        </w:rPr>
      </w:pPr>
      <w:bookmarkStart w:id="1411" w:name="B8._INSPECTION_AND_ACCEPTANCE_REQUIREMEN"/>
      <w:bookmarkEnd w:id="1411"/>
      <w:del w:id="1412" w:author="Benjamin Meyer" w:date="2023-04-18T10:26:00Z">
        <w:r>
          <w:delText>B8.</w:delText>
        </w:r>
        <w:r>
          <w:tab/>
          <w:delText>INSPECTION AND ACCEPTANCE REQUIREMENTS FOR</w:delText>
        </w:r>
        <w:r>
          <w:rPr>
            <w:spacing w:val="-9"/>
          </w:rPr>
          <w:delText xml:space="preserve"> </w:delText>
        </w:r>
        <w:r>
          <w:delText>SUPPLIES</w:delText>
        </w:r>
      </w:del>
    </w:p>
    <w:p w14:paraId="32D981B6" w14:textId="77777777" w:rsidR="000866DB" w:rsidRDefault="000866DB" w:rsidP="000866DB">
      <w:pPr>
        <w:pStyle w:val="BodyText"/>
        <w:rPr>
          <w:del w:id="1413" w:author="Benjamin Meyer" w:date="2023-04-18T10:26:00Z"/>
          <w:b/>
        </w:rPr>
      </w:pPr>
    </w:p>
    <w:p w14:paraId="5D51E906" w14:textId="77777777" w:rsidR="000866DB" w:rsidRDefault="000866DB" w:rsidP="000866DB">
      <w:pPr>
        <w:pStyle w:val="Heading2"/>
        <w:ind w:left="687"/>
        <w:rPr>
          <w:del w:id="1414" w:author="Benjamin Meyer" w:date="2023-04-18T10:26:00Z"/>
        </w:rPr>
      </w:pPr>
      <w:del w:id="1415" w:author="Benjamin Meyer" w:date="2023-04-18T10:26:00Z">
        <w:r>
          <w:delText>Agency Baseline</w:delText>
        </w:r>
      </w:del>
    </w:p>
    <w:p w14:paraId="5979C5B7" w14:textId="77777777" w:rsidR="00225170" w:rsidRDefault="000866DB" w:rsidP="00225170">
      <w:pPr>
        <w:pStyle w:val="BodyText"/>
        <w:ind w:right="274"/>
      </w:pPr>
      <w:r>
        <w:t xml:space="preserve">Monitoring supplies are provided by SGS. The lead contact at SGS has the responsibility of ordering equipment and supplies. All sample containers, tubing, filters, etc. provided by SGS will be certified clean for the analyses of interest. </w:t>
      </w:r>
      <w:ins w:id="1416" w:author="Benjamin Meyer" w:date="2023-04-18T10:26:00Z">
        <w:r w:rsidR="00601E6B">
          <w:t xml:space="preserve">The </w:t>
        </w:r>
      </w:ins>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rPr>
          <w:ins w:id="1417" w:author="Benjamin Meyer" w:date="2023-04-18T10:26:00Z"/>
        </w:rPr>
      </w:pPr>
      <w:r>
        <w:t xml:space="preserve"> </w:t>
      </w:r>
    </w:p>
    <w:p w14:paraId="0AF64FFC" w14:textId="77777777" w:rsidR="00601E6B" w:rsidRDefault="00601E6B" w:rsidP="00601E6B">
      <w:pPr>
        <w:pStyle w:val="Heading2"/>
        <w:ind w:left="0"/>
        <w:rPr>
          <w:ins w:id="1418" w:author="Benjamin Meyer" w:date="2023-04-18T10:26:00Z"/>
        </w:rPr>
      </w:pPr>
      <w:bookmarkStart w:id="1419" w:name="_Toc117087862"/>
      <w:bookmarkStart w:id="1420" w:name="_Toc125960356"/>
      <w:bookmarkStart w:id="1421" w:name="_Toc125984015"/>
      <w:bookmarkStart w:id="1422" w:name="_Toc125984299"/>
      <w:bookmarkStart w:id="1423" w:name="_Toc132032671"/>
      <w:bookmarkStart w:id="1424" w:name="_Toc132706063"/>
      <w:ins w:id="1425" w:author="Benjamin Meyer" w:date="2023-04-18T10:26:00Z">
        <w:r>
          <w:t>B9. Data Acquisition Requirements for Non-Direct Measurements</w:t>
        </w:r>
        <w:bookmarkEnd w:id="1419"/>
        <w:bookmarkEnd w:id="1420"/>
        <w:bookmarkEnd w:id="1421"/>
        <w:bookmarkEnd w:id="1422"/>
        <w:bookmarkEnd w:id="1423"/>
        <w:bookmarkEnd w:id="1424"/>
      </w:ins>
    </w:p>
    <w:p w14:paraId="2A657714" w14:textId="225A6784" w:rsidR="000866DB" w:rsidRDefault="000866DB" w:rsidP="000221D8">
      <w:pPr>
        <w:pStyle w:val="BodyText"/>
        <w:ind w:right="254"/>
      </w:pPr>
    </w:p>
    <w:p w14:paraId="646EEC94" w14:textId="206BB555" w:rsidR="000221D8" w:rsidRPr="00225170" w:rsidRDefault="000866DB" w:rsidP="00225170">
      <w:pPr>
        <w:pStyle w:val="BodyText"/>
        <w:ind w:right="254"/>
      </w:pPr>
      <w:bookmarkStart w:id="1426" w:name="B9._DATA_ACQUISITION_REQUIREMENTS_FOR_NO"/>
      <w:bookmarkEnd w:id="1426"/>
      <w:r>
        <w:t xml:space="preserve">Weather data downloaded or purchased through the National Oceanic and Atmospheric Administration (NOAA) </w:t>
      </w:r>
      <w:ins w:id="1427" w:author="Benjamin Meyer" w:date="2023-04-18T10:26:00Z">
        <w:r w:rsidR="00601E6B">
          <w:t>w</w:t>
        </w:r>
        <w:r w:rsidR="00601E6B" w:rsidRPr="006F1622">
          <w:t>eb site (</w:t>
        </w:r>
        <w:r w:rsidR="00601E6B">
          <w:fldChar w:fldCharType="begin"/>
        </w:r>
        <w:r w:rsidR="00601E6B">
          <w:instrText xml:space="preserve"> HYPERLINK "http://www.ncei.noaa.gov" </w:instrText>
        </w:r>
        <w:r w:rsidR="00601E6B">
          <w:fldChar w:fldCharType="separate"/>
        </w:r>
        <w:r w:rsidR="00601E6B" w:rsidRPr="006F1622">
          <w:rPr>
            <w:rStyle w:val="Hyperlink"/>
          </w:rPr>
          <w:t>http://www.ncei.noaa.gov</w:t>
        </w:r>
        <w:r w:rsidR="00601E6B">
          <w:rPr>
            <w:rStyle w:val="Hyperlink"/>
          </w:rPr>
          <w:fldChar w:fldCharType="end"/>
        </w:r>
        <w:r w:rsidR="00601E6B" w:rsidRPr="006F1622">
          <w:t xml:space="preserve">) </w:t>
        </w:r>
      </w:ins>
      <w:del w:id="1428" w:author="Benjamin Meyer" w:date="2023-04-18T10:26:00Z">
        <w:r>
          <w:delText>w</w:delText>
        </w:r>
        <w:r>
          <w:fldChar w:fldCharType="begin"/>
        </w:r>
        <w:r>
          <w:delInstrText xml:space="preserve"> HYPERLINK "http://www.ncdc.noaa.gov/oa/ncdc.html)" \h </w:delInstrText>
        </w:r>
        <w:r>
          <w:fldChar w:fldCharType="separate"/>
        </w:r>
        <w:r>
          <w:delText xml:space="preserve">eb site (http://www.ncdc.noaa.gov/oa/ncdc.html) </w:delText>
        </w:r>
        <w:r>
          <w:fldChar w:fldCharType="end"/>
        </w:r>
      </w:del>
      <w:r>
        <w:t xml:space="preserve">also will be used and assumed accurate. Stream discharge data may be obtained from the U.S. Geological Survey (USGS) </w:t>
      </w:r>
      <w:ins w:id="1429" w:author="Benjamin Meyer" w:date="2023-04-18T10:26:00Z">
        <w:r w:rsidR="00601E6B">
          <w:t>(</w:t>
        </w:r>
        <w:r w:rsidR="00601E6B">
          <w:fldChar w:fldCharType="begin"/>
        </w:r>
        <w:r w:rsidR="00601E6B">
          <w:instrText xml:space="preserve"> HYPERLINK "https://maps.waterdata.usgs.gov/mapper/" </w:instrText>
        </w:r>
        <w:r w:rsidR="00601E6B">
          <w:fldChar w:fldCharType="separate"/>
        </w:r>
        <w:r w:rsidR="00601E6B" w:rsidRPr="0022144D">
          <w:rPr>
            <w:rStyle w:val="Hyperlink"/>
          </w:rPr>
          <w:t>https://maps.waterdata.usgs.gov/mapper/)</w:t>
        </w:r>
        <w:r w:rsidR="00601E6B">
          <w:rPr>
            <w:rStyle w:val="Hyperlink"/>
          </w:rPr>
          <w:fldChar w:fldCharType="end"/>
        </w:r>
      </w:ins>
      <w:r>
        <w:t>and will be assumed to be accurate.</w:t>
      </w:r>
      <w:bookmarkStart w:id="1430" w:name="B10._DATA_MANAGEMENT"/>
      <w:bookmarkStart w:id="1431" w:name="_Toc117087864"/>
      <w:bookmarkStart w:id="1432" w:name="_Toc125960357"/>
      <w:bookmarkStart w:id="1433" w:name="_Toc125984016"/>
      <w:bookmarkStart w:id="1434" w:name="_Toc125984300"/>
      <w:bookmarkStart w:id="1435" w:name="_Toc132032672"/>
      <w:bookmarkStart w:id="1436" w:name="_Toc132706064"/>
      <w:bookmarkEnd w:id="1430"/>
    </w:p>
    <w:p w14:paraId="4E3CD9D8" w14:textId="5593BFB5" w:rsidR="000866DB" w:rsidRDefault="000866DB" w:rsidP="00990B1F">
      <w:pPr>
        <w:pStyle w:val="Heading2"/>
        <w:ind w:left="0"/>
      </w:pPr>
      <w:r>
        <w:lastRenderedPageBreak/>
        <w:t>B10.</w:t>
      </w:r>
      <w:ins w:id="1437" w:author="Benjamin Meyer" w:date="2023-04-18T10:26:00Z">
        <w:r w:rsidR="00601E6B">
          <w:t xml:space="preserve"> Data</w:t>
        </w:r>
        <w:r w:rsidR="00601E6B">
          <w:rPr>
            <w:spacing w:val="-2"/>
          </w:rPr>
          <w:t xml:space="preserve"> </w:t>
        </w:r>
        <w:r w:rsidR="00601E6B">
          <w:t>Management</w:t>
        </w:r>
      </w:ins>
      <w:bookmarkEnd w:id="1431"/>
      <w:bookmarkEnd w:id="1432"/>
      <w:bookmarkEnd w:id="1433"/>
      <w:bookmarkEnd w:id="1434"/>
      <w:bookmarkEnd w:id="1435"/>
      <w:bookmarkEnd w:id="1436"/>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1438" w:name="_Toc132022486"/>
    </w:p>
    <w:p w14:paraId="640483B1" w14:textId="0017D4FF" w:rsidR="000866DB" w:rsidRDefault="000866DB" w:rsidP="000221D8">
      <w:pPr>
        <w:pStyle w:val="BodyText"/>
        <w:ind w:right="475"/>
      </w:pPr>
      <w:r>
        <w:t>Quality Assurance/Quality Control (QA/QC) of data management begins with the raw data and ends with a defensible report, preferably through the computerized messaging of raw data.</w:t>
      </w:r>
      <w:ins w:id="1439" w:author="Benjamin Meyer" w:date="2023-04-18T10:26:00Z">
        <w:r w:rsidR="00601E6B">
          <w:t xml:space="preserve"> See </w:t>
        </w:r>
        <w:r w:rsidR="00601E6B" w:rsidRPr="00124C91">
          <w:t xml:space="preserve">Figure </w:t>
        </w:r>
        <w:r w:rsidR="00601E6B">
          <w:fldChar w:fldCharType="begin"/>
        </w:r>
        <w:r w:rsidR="00601E6B">
          <w:instrText xml:space="preserve"> SEQ Figure \* ARABIC </w:instrText>
        </w:r>
        <w:r w:rsidR="00601E6B">
          <w:fldChar w:fldCharType="separate"/>
        </w:r>
        <w:r w:rsidR="00601E6B">
          <w:rPr>
            <w:noProof/>
          </w:rPr>
          <w:t>4</w:t>
        </w:r>
        <w:r w:rsidR="00601E6B">
          <w:rPr>
            <w:noProof/>
          </w:rPr>
          <w:fldChar w:fldCharType="end"/>
        </w:r>
        <w:r w:rsidR="00601E6B">
          <w:t xml:space="preserve"> for details.</w:t>
        </w:r>
      </w:ins>
      <w:bookmarkEnd w:id="1438"/>
    </w:p>
    <w:p w14:paraId="554845D5" w14:textId="77777777" w:rsidR="000221D8" w:rsidRDefault="000221D8" w:rsidP="000221D8">
      <w:pPr>
        <w:pStyle w:val="BodyText"/>
        <w:ind w:right="389"/>
      </w:pPr>
    </w:p>
    <w:p w14:paraId="6C2C575D" w14:textId="417C369F" w:rsidR="000866DB" w:rsidRDefault="000866DB" w:rsidP="000221D8">
      <w:pPr>
        <w:pStyle w:val="BodyText"/>
        <w:ind w:right="389"/>
      </w:pPr>
      <w:r>
        <w:t xml:space="preserve">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w:t>
      </w:r>
      <w:del w:id="1440" w:author="Benjamin Meyer" w:date="2023-04-18T10:26:00Z">
        <w:r>
          <w:delText xml:space="preserve">ADEC Division of Water </w:delText>
        </w:r>
      </w:del>
      <w:r>
        <w:t>Project Manager</w:t>
      </w:r>
      <w:ins w:id="1441" w:author="Benjamin Meyer" w:date="2023-04-18T10:26:00Z">
        <w:r w:rsidR="00601E6B">
          <w:t xml:space="preserve"> and partner agencies upon request</w:t>
        </w:r>
      </w:ins>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0589CC03" w14:textId="5C0522F5" w:rsidR="000866DB" w:rsidRPr="000221D8" w:rsidRDefault="000866DB" w:rsidP="00CD7519">
      <w:pPr>
        <w:pStyle w:val="ListParagraph"/>
        <w:numPr>
          <w:ilvl w:val="0"/>
          <w:numId w:val="5"/>
        </w:numPr>
        <w:tabs>
          <w:tab w:val="left" w:pos="1047"/>
          <w:tab w:val="left" w:pos="1048"/>
        </w:tabs>
        <w:ind w:left="1047" w:right="295"/>
        <w:rPr>
          <w:sz w:val="24"/>
          <w:szCs w:val="24"/>
        </w:rPr>
      </w:pPr>
      <w:r>
        <w:rPr>
          <w:sz w:val="24"/>
        </w:rPr>
        <w:t xml:space="preserve">The sampling team is responsible for field measurements/sample collection and recording of data and subsequent shipment </w:t>
      </w:r>
      <w:r w:rsidRPr="000221D8">
        <w:rPr>
          <w:sz w:val="24"/>
          <w:szCs w:val="24"/>
        </w:rPr>
        <w:t xml:space="preserve">of samples to laboratories for analyses. They assemble data files, which includes raw data, calibration information and certificates, QC checks (routine checks), data flags, sampler comments and </w:t>
      </w:r>
      <w:ins w:id="1442" w:author="Benjamin Meyer" w:date="2023-04-18T10:26:00Z">
        <w:r w:rsidR="00601E6B" w:rsidRPr="000221D8">
          <w:rPr>
            <w:sz w:val="24"/>
            <w:szCs w:val="24"/>
          </w:rPr>
          <w:t>metadata</w:t>
        </w:r>
      </w:ins>
      <w:del w:id="1443" w:author="Benjamin Meyer" w:date="2023-04-18T10:26:00Z">
        <w:r w:rsidRPr="000221D8">
          <w:rPr>
            <w:sz w:val="24"/>
            <w:szCs w:val="24"/>
          </w:rPr>
          <w:delText>meta data</w:delText>
        </w:r>
      </w:del>
      <w:r w:rsidRPr="000221D8">
        <w:rPr>
          <w:sz w:val="24"/>
          <w:szCs w:val="24"/>
        </w:rPr>
        <w:t xml:space="preserve"> where available. These files are assembled and forwarded for secondary data review by the sampling manager or</w:t>
      </w:r>
      <w:r w:rsidRPr="000221D8">
        <w:rPr>
          <w:spacing w:val="-1"/>
          <w:sz w:val="24"/>
          <w:szCs w:val="24"/>
        </w:rPr>
        <w:t xml:space="preserve"> </w:t>
      </w:r>
      <w:r w:rsidRPr="000221D8">
        <w:rPr>
          <w:sz w:val="24"/>
          <w:szCs w:val="24"/>
        </w:rPr>
        <w:t>supervisor.</w:t>
      </w:r>
    </w:p>
    <w:p w14:paraId="1264445E" w14:textId="77777777" w:rsidR="000866DB" w:rsidRDefault="000866DB" w:rsidP="00CD7519">
      <w:pPr>
        <w:pStyle w:val="ListParagraph"/>
        <w:numPr>
          <w:ilvl w:val="0"/>
          <w:numId w:val="5"/>
        </w:numPr>
        <w:tabs>
          <w:tab w:val="left" w:pos="1047"/>
          <w:tab w:val="left" w:pos="1048"/>
        </w:tabs>
        <w:ind w:left="1047" w:right="479"/>
        <w:rPr>
          <w:sz w:val="24"/>
        </w:rPr>
      </w:pPr>
      <w:r>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Pr>
          <w:spacing w:val="-11"/>
          <w:sz w:val="24"/>
        </w:rPr>
        <w:t xml:space="preserve"> </w:t>
      </w:r>
      <w:r>
        <w:rPr>
          <w:sz w:val="24"/>
        </w:rPr>
        <w:t>supervisor.</w:t>
      </w:r>
    </w:p>
    <w:p w14:paraId="2B9F833F" w14:textId="4C1AF9E7" w:rsidR="000866DB" w:rsidRPr="000221D8" w:rsidRDefault="000866DB" w:rsidP="00CD7519">
      <w:pPr>
        <w:pStyle w:val="ListParagraph"/>
        <w:numPr>
          <w:ilvl w:val="0"/>
          <w:numId w:val="5"/>
        </w:numPr>
        <w:tabs>
          <w:tab w:val="left" w:pos="1047"/>
          <w:tab w:val="left" w:pos="1048"/>
        </w:tabs>
        <w:ind w:left="1047" w:right="552"/>
        <w:rPr>
          <w:sz w:val="24"/>
          <w:szCs w:val="24"/>
        </w:rPr>
      </w:pPr>
      <w:r>
        <w:rPr>
          <w:sz w:val="24"/>
        </w:rPr>
        <w:t xml:space="preserve">Secondary reviewers (sampling </w:t>
      </w:r>
      <w:r w:rsidRPr="000221D8">
        <w:rPr>
          <w:sz w:val="24"/>
          <w:szCs w:val="24"/>
        </w:rPr>
        <w:t xml:space="preserve">coordinator/supervisor/project supervisor) are responsible for QA/QC review, verification and validation of field and laboratory data and data reformatting as appropriate for reporting to </w:t>
      </w:r>
      <w:ins w:id="1444" w:author="Benjamin Meyer" w:date="2023-04-18T10:26:00Z">
        <w:r w:rsidR="00601E6B" w:rsidRPr="000221D8">
          <w:rPr>
            <w:sz w:val="24"/>
            <w:szCs w:val="24"/>
          </w:rPr>
          <w:t>the EPA Water Quality Exchange, AWQMS (if subscribed),</w:t>
        </w:r>
      </w:ins>
      <w:del w:id="1445" w:author="Benjamin Meyer" w:date="2023-04-18T10:26:00Z">
        <w:r w:rsidRPr="000221D8">
          <w:rPr>
            <w:sz w:val="24"/>
            <w:szCs w:val="24"/>
          </w:rPr>
          <w:delText>STORET, AQMS, ,</w:delText>
        </w:r>
      </w:del>
      <w:r w:rsidRPr="000221D8">
        <w:rPr>
          <w:sz w:val="24"/>
          <w:szCs w:val="24"/>
        </w:rPr>
        <w:t xml:space="preserve"> and reporting validated data to the project</w:t>
      </w:r>
      <w:r w:rsidRPr="000221D8">
        <w:rPr>
          <w:spacing w:val="-3"/>
          <w:sz w:val="24"/>
          <w:szCs w:val="24"/>
        </w:rPr>
        <w:t xml:space="preserve"> </w:t>
      </w:r>
      <w:r w:rsidRPr="000221D8">
        <w:rPr>
          <w:sz w:val="24"/>
          <w:szCs w:val="24"/>
        </w:rPr>
        <w:t>manager.</w:t>
      </w:r>
    </w:p>
    <w:p w14:paraId="217ACB19" w14:textId="77777777" w:rsidR="000866DB" w:rsidRDefault="000866DB" w:rsidP="00CD7519">
      <w:pPr>
        <w:pStyle w:val="ListParagraph"/>
        <w:numPr>
          <w:ilvl w:val="0"/>
          <w:numId w:val="5"/>
        </w:numPr>
        <w:tabs>
          <w:tab w:val="left" w:pos="1047"/>
          <w:tab w:val="left" w:pos="1048"/>
        </w:tabs>
        <w:spacing w:before="1"/>
        <w:ind w:left="1047" w:right="306"/>
        <w:rPr>
          <w:sz w:val="24"/>
        </w:rPr>
      </w:pPr>
      <w:r w:rsidRPr="000221D8">
        <w:rPr>
          <w:sz w:val="24"/>
          <w:szCs w:val="24"/>
        </w:rPr>
        <w:t>The project QA officer is responsible for performing routine independent reviews of data to ensure the monitoring projects data quality object</w:t>
      </w:r>
      <w:r>
        <w:rPr>
          <w:sz w:val="24"/>
        </w:rPr>
        <w:t>ives are being met. Findings and recommended corrective actions (as appropriate) are reported directly to project management.</w:t>
      </w:r>
    </w:p>
    <w:p w14:paraId="7ECE554C" w14:textId="77777777" w:rsidR="000866DB" w:rsidRDefault="000866DB" w:rsidP="00CD7519">
      <w:pPr>
        <w:pStyle w:val="ListParagraph"/>
        <w:numPr>
          <w:ilvl w:val="0"/>
          <w:numId w:val="5"/>
        </w:numPr>
        <w:tabs>
          <w:tab w:val="left" w:pos="1047"/>
          <w:tab w:val="left" w:pos="1048"/>
        </w:tabs>
        <w:spacing w:line="275" w:lineRule="exact"/>
        <w:ind w:hanging="361"/>
        <w:rPr>
          <w:sz w:val="24"/>
        </w:rPr>
      </w:pPr>
      <w:r w:rsidRPr="00B34ACF">
        <w:rPr>
          <w:sz w:val="24"/>
        </w:rPr>
        <w:t>The project manager is responsible for final data</w:t>
      </w:r>
      <w:r w:rsidRPr="00B34ACF">
        <w:rPr>
          <w:spacing w:val="-4"/>
          <w:sz w:val="24"/>
        </w:rPr>
        <w:t xml:space="preserve"> </w:t>
      </w:r>
      <w:r w:rsidRPr="00B34ACF">
        <w:rPr>
          <w:sz w:val="24"/>
        </w:rPr>
        <w:t>certification</w:t>
      </w:r>
    </w:p>
    <w:p w14:paraId="41F1F825" w14:textId="77777777" w:rsidR="00601E6B" w:rsidRDefault="00601E6B" w:rsidP="00CD7519">
      <w:pPr>
        <w:pStyle w:val="BodyText"/>
        <w:numPr>
          <w:ilvl w:val="0"/>
          <w:numId w:val="44"/>
        </w:numPr>
        <w:ind w:right="389"/>
        <w:rPr>
          <w:ins w:id="1446" w:author="Benjamin Meyer" w:date="2023-04-18T10:26:00Z"/>
        </w:rPr>
      </w:pPr>
      <w:ins w:id="1447" w:author="Benjamin Meyer" w:date="2023-04-18T10:26:00Z">
        <w:r>
          <w:t xml:space="preserve">Prior to uplift to the EPA Water Quality Exchange, a final tertiary review is conducted by a third party, such as the </w:t>
        </w:r>
        <w:r w:rsidRPr="00124C91">
          <w:t xml:space="preserve">ADEC DOW </w:t>
        </w:r>
        <w:r>
          <w:t>Water Quality Nonpoint Source Regional Staff</w:t>
        </w:r>
        <w:r w:rsidRPr="00124C91">
          <w:t>/WQAO</w:t>
        </w:r>
        <w:r>
          <w:t xml:space="preserve"> or another party as recommended by ADEC and technical review board members</w:t>
        </w:r>
        <w:r w:rsidRPr="00124C91">
          <w:t>.</w:t>
        </w:r>
      </w:ins>
    </w:p>
    <w:p w14:paraId="7AC98C7D" w14:textId="77777777" w:rsidR="00601E6B" w:rsidRPr="00124C91" w:rsidRDefault="00601E6B" w:rsidP="00CD7519">
      <w:pPr>
        <w:pStyle w:val="BodyText"/>
        <w:numPr>
          <w:ilvl w:val="0"/>
          <w:numId w:val="44"/>
        </w:numPr>
        <w:ind w:right="389"/>
        <w:rPr>
          <w:ins w:id="1448" w:author="Benjamin Meyer" w:date="2023-04-18T10:26:00Z"/>
        </w:rPr>
      </w:pPr>
      <w:ins w:id="1449" w:author="Benjamin Meyer" w:date="2023-04-18T10:26:00Z">
        <w:r>
          <w:t>ADEC staff will perform a biannual assessment of water quality that has been uplifted to the EPA Water Quality Exchange in the context of regulatory limits as part of their Integrated Assessment report.</w:t>
        </w:r>
      </w:ins>
    </w:p>
    <w:p w14:paraId="211F8A94" w14:textId="77777777" w:rsidR="00601E6B" w:rsidRDefault="00601E6B" w:rsidP="00601E6B">
      <w:pPr>
        <w:pStyle w:val="BodyText"/>
        <w:rPr>
          <w:ins w:id="1450" w:author="Benjamin Meyer" w:date="2023-04-18T10:26:00Z"/>
          <w:sz w:val="26"/>
        </w:rPr>
      </w:pPr>
    </w:p>
    <w:p w14:paraId="52140A49" w14:textId="77777777" w:rsidR="00601E6B" w:rsidRDefault="00601E6B" w:rsidP="00601E6B">
      <w:pPr>
        <w:pStyle w:val="BodyText"/>
        <w:spacing w:before="2"/>
        <w:rPr>
          <w:ins w:id="1451" w:author="Benjamin Meyer" w:date="2023-04-18T10:26:00Z"/>
          <w:sz w:val="22"/>
        </w:rPr>
      </w:pPr>
    </w:p>
    <w:p w14:paraId="4CAB2EEF" w14:textId="65DB6709" w:rsidR="000866DB" w:rsidRPr="000221D8" w:rsidRDefault="00601E6B" w:rsidP="00225170">
      <w:pPr>
        <w:pStyle w:val="Heading2"/>
        <w:ind w:left="0"/>
        <w:rPr>
          <w:del w:id="1452" w:author="Benjamin Meyer" w:date="2023-04-18T10:26:00Z"/>
        </w:rPr>
      </w:pPr>
      <w:ins w:id="1453" w:author="Benjamin Meyer" w:date="2023-04-18T10:26:00Z">
        <w:r w:rsidRPr="000221D8">
          <w:t xml:space="preserve">B10.1 </w:t>
        </w:r>
      </w:ins>
      <w:del w:id="1454" w:author="Benjamin Meyer" w:date="2023-04-18T10:26:00Z">
        <w:r w:rsidR="000866DB" w:rsidRPr="000221D8">
          <w:delText>ADEC DOW Project Manager/WQAO conducts a final review (tertiary review) and submits the validated data to STORET,</w:delText>
        </w:r>
        <w:r w:rsidR="000866DB" w:rsidRPr="000221D8">
          <w:rPr>
            <w:spacing w:val="-2"/>
          </w:rPr>
          <w:delText xml:space="preserve"> </w:delText>
        </w:r>
        <w:r w:rsidR="000866DB" w:rsidRPr="000221D8">
          <w:delText>AQMS.</w:delText>
        </w:r>
      </w:del>
    </w:p>
    <w:p w14:paraId="5E345712" w14:textId="77777777" w:rsidR="000866DB" w:rsidRDefault="000866DB" w:rsidP="00225170">
      <w:pPr>
        <w:pStyle w:val="Heading2"/>
        <w:ind w:left="0"/>
        <w:rPr>
          <w:del w:id="1455" w:author="Benjamin Meyer" w:date="2023-04-18T10:26:00Z"/>
          <w:sz w:val="26"/>
        </w:rPr>
      </w:pPr>
    </w:p>
    <w:p w14:paraId="18FD3BFC" w14:textId="77777777" w:rsidR="000866DB" w:rsidRDefault="000866DB" w:rsidP="00225170">
      <w:pPr>
        <w:pStyle w:val="Heading2"/>
        <w:ind w:left="0"/>
        <w:rPr>
          <w:del w:id="1456" w:author="Benjamin Meyer" w:date="2023-04-18T10:26:00Z"/>
        </w:rPr>
      </w:pPr>
    </w:p>
    <w:p w14:paraId="45F30258" w14:textId="6BC546E2" w:rsidR="000866DB" w:rsidRDefault="000866DB" w:rsidP="00225170">
      <w:pPr>
        <w:pStyle w:val="Heading2"/>
        <w:ind w:left="0"/>
      </w:pPr>
      <w:r>
        <w:t>Data Storage and</w:t>
      </w:r>
      <w:r>
        <w:rPr>
          <w:spacing w:val="-2"/>
        </w:rPr>
        <w:t xml:space="preserve"> </w:t>
      </w:r>
      <w:r>
        <w:t>Retention</w:t>
      </w:r>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5C9A4F13" w:rsidR="000866DB" w:rsidRDefault="000866DB" w:rsidP="000221D8">
      <w:pPr>
        <w:pStyle w:val="BodyText"/>
        <w:ind w:right="295"/>
      </w:pPr>
      <w:r>
        <w:t xml:space="preserve">All data are reviewed by the Project QA Officer and the Project Manager before data are accepted. Data will be </w:t>
      </w:r>
      <w:ins w:id="1457" w:author="Benjamin Meyer" w:date="2023-04-18T10:26:00Z">
        <w:r w:rsidR="00601E6B">
          <w:t>converted</w:t>
        </w:r>
      </w:ins>
      <w:del w:id="1458" w:author="Benjamin Meyer" w:date="2023-04-18T10:26:00Z">
        <w:r>
          <w:delText>entered</w:delText>
        </w:r>
      </w:del>
      <w:r>
        <w:t xml:space="preserve"> into a customized</w:t>
      </w:r>
      <w:del w:id="1459" w:author="Benjamin Meyer" w:date="2023-04-18T10:26:00Z">
        <w:r>
          <w:delText>, AWQMS-compatible,</w:delText>
        </w:r>
      </w:del>
      <w:r>
        <w:t xml:space="preserve"> template in Microsoft Excel</w:t>
      </w:r>
      <w:ins w:id="1460" w:author="Benjamin Meyer" w:date="2023-04-18T10:26:00Z">
        <w:r w:rsidR="00601E6B">
          <w:t xml:space="preserve"> compatible with the data uplift procedure being applied (e.g. the EPA Water Quality Exchange or the Ambient Water Quality Management System (AWQMS)).</w:t>
        </w:r>
      </w:ins>
      <w:r>
        <w:t xml:space="preserve"> Data will be reviewed to determine if water quality problems exist and any values exceed water quality standards. Data files are backed up on KWF server</w:t>
      </w:r>
      <w:ins w:id="1461" w:author="Benjamin Meyer" w:date="2023-04-18T10:26:00Z">
        <w:r w:rsidR="00601E6B">
          <w:t>, which in turn is backed up at a remote location by the IT service provider North Tech Group (</w:t>
        </w:r>
        <w:r w:rsidR="00601E6B">
          <w:fldChar w:fldCharType="begin"/>
        </w:r>
        <w:r w:rsidR="00601E6B">
          <w:instrText xml:space="preserve"> HYPERLINK "https://northtechgroup.com/" </w:instrText>
        </w:r>
        <w:r w:rsidR="00601E6B">
          <w:fldChar w:fldCharType="separate"/>
        </w:r>
        <w:r w:rsidR="00601E6B" w:rsidRPr="00EC698C">
          <w:rPr>
            <w:rStyle w:val="Hyperlink"/>
          </w:rPr>
          <w:t>https://northtechgroup.com/</w:t>
        </w:r>
        <w:r w:rsidR="00601E6B">
          <w:rPr>
            <w:rStyle w:val="Hyperlink"/>
          </w:rPr>
          <w:fldChar w:fldCharType="end"/>
        </w:r>
        <w:r w:rsidR="00601E6B">
          <w:t>). See Figure 4 for the data management flowchart</w:t>
        </w:r>
      </w:ins>
      <w:r>
        <w:t>.</w:t>
      </w:r>
    </w:p>
    <w:p w14:paraId="136C8514" w14:textId="77777777" w:rsidR="000866DB" w:rsidRDefault="000866DB" w:rsidP="000866DB">
      <w:pPr>
        <w:pStyle w:val="BodyText"/>
        <w:rPr>
          <w:sz w:val="20"/>
        </w:rPr>
      </w:pPr>
    </w:p>
    <w:p w14:paraId="13F50E9D" w14:textId="77777777" w:rsidR="00601E6B" w:rsidRDefault="00601E6B" w:rsidP="00601E6B">
      <w:pPr>
        <w:rPr>
          <w:ins w:id="1462" w:author="Benjamin Meyer" w:date="2023-04-18T10:26:00Z"/>
          <w:sz w:val="24"/>
        </w:rPr>
      </w:pPr>
      <w:ins w:id="1463" w:author="Benjamin Meyer" w:date="2023-04-18T10:26:00Z">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8">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ins>
    </w:p>
    <w:p w14:paraId="3B3E47D2" w14:textId="77777777" w:rsidR="00601E6B" w:rsidRPr="00AD3520" w:rsidRDefault="00601E6B" w:rsidP="00601E6B">
      <w:pPr>
        <w:pStyle w:val="Caption"/>
        <w:jc w:val="center"/>
        <w:rPr>
          <w:ins w:id="1464" w:author="Benjamin Meyer" w:date="2023-04-18T10:26:00Z"/>
          <w:b/>
          <w:i w:val="0"/>
          <w:color w:val="auto"/>
          <w:sz w:val="24"/>
          <w:szCs w:val="24"/>
        </w:rPr>
        <w:sectPr w:rsidR="00601E6B" w:rsidRPr="00AD3520">
          <w:pgSz w:w="11900" w:h="16840"/>
          <w:pgMar w:top="1620" w:right="940" w:bottom="940" w:left="1040" w:header="929" w:footer="744" w:gutter="0"/>
          <w:cols w:space="720"/>
        </w:sectPr>
      </w:pPr>
      <w:bookmarkStart w:id="1465" w:name="_Toc132022487"/>
      <w:commentRangeStart w:id="1466"/>
      <w:ins w:id="1467" w:author="Benjamin Meyer" w:date="2023-04-18T10:26:00Z">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Pr>
            <w:b/>
            <w:i w:val="0"/>
            <w:noProof/>
            <w:color w:val="auto"/>
            <w:sz w:val="24"/>
            <w:szCs w:val="24"/>
          </w:rPr>
          <w:t>5</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bookmarkEnd w:id="1465"/>
        <w:commentRangeEnd w:id="1466"/>
        <w:r>
          <w:rPr>
            <w:rStyle w:val="CommentReference"/>
            <w:i w:val="0"/>
            <w:iCs w:val="0"/>
            <w:color w:val="auto"/>
          </w:rPr>
          <w:commentReference w:id="1466"/>
        </w:r>
      </w:ins>
    </w:p>
    <w:p w14:paraId="5F561243" w14:textId="77777777" w:rsidR="00601E6B" w:rsidRDefault="00601E6B" w:rsidP="00601E6B">
      <w:pPr>
        <w:rPr>
          <w:ins w:id="1468" w:author="Benjamin Meyer" w:date="2023-04-18T10:26:00Z"/>
        </w:rPr>
      </w:pPr>
      <w:bookmarkStart w:id="1469" w:name="_Toc117087865"/>
    </w:p>
    <w:p w14:paraId="04077F6B" w14:textId="77777777" w:rsidR="00601E6B" w:rsidRPr="007A54D9" w:rsidRDefault="00601E6B" w:rsidP="00601E6B">
      <w:pPr>
        <w:pStyle w:val="Heading2"/>
        <w:ind w:left="0"/>
        <w:rPr>
          <w:ins w:id="1470" w:author="Benjamin Meyer" w:date="2023-04-18T10:26:00Z"/>
        </w:rPr>
      </w:pPr>
      <w:bookmarkStart w:id="1471" w:name="_Toc125960358"/>
      <w:bookmarkStart w:id="1472" w:name="_Toc125984017"/>
      <w:bookmarkStart w:id="1473" w:name="_Toc125984301"/>
      <w:bookmarkStart w:id="1474" w:name="_Toc132032673"/>
      <w:bookmarkStart w:id="1475" w:name="_Toc132706065"/>
      <w:ins w:id="1476" w:author="Benjamin Meyer" w:date="2023-04-18T10:26:00Z">
        <w:r w:rsidRPr="007A54D9">
          <w:t>C1. Assessments and Response</w:t>
        </w:r>
        <w:r w:rsidRPr="00D523EC">
          <w:t xml:space="preserve"> </w:t>
        </w:r>
        <w:r w:rsidRPr="007A54D9">
          <w:t>Actions</w:t>
        </w:r>
        <w:bookmarkEnd w:id="1469"/>
        <w:bookmarkEnd w:id="1471"/>
        <w:bookmarkEnd w:id="1472"/>
        <w:bookmarkEnd w:id="1473"/>
        <w:bookmarkEnd w:id="1474"/>
        <w:bookmarkEnd w:id="1475"/>
      </w:ins>
    </w:p>
    <w:p w14:paraId="10F6F73A" w14:textId="77777777" w:rsidR="000866DB" w:rsidRDefault="000866DB" w:rsidP="000866DB">
      <w:pPr>
        <w:pStyle w:val="BodyText"/>
        <w:spacing w:before="9"/>
        <w:rPr>
          <w:b/>
          <w:sz w:val="23"/>
        </w:rPr>
      </w:pPr>
      <w:bookmarkStart w:id="1477" w:name="C1._ASSESSMENTS_AND_RESPONSE_ACTIONS"/>
      <w:bookmarkEnd w:id="1477"/>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5A9ED566"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ins w:id="1478" w:author="Benjamin Meyer" w:date="2023-04-18T10:26:00Z">
        <w:r w:rsidR="00601E6B" w:rsidRPr="0003137E">
          <w:rPr>
            <w:sz w:val="24"/>
          </w:rPr>
          <w:fldChar w:fldCharType="begin"/>
        </w:r>
        <w:r w:rsidR="00601E6B" w:rsidRPr="0003137E">
          <w:rPr>
            <w:sz w:val="24"/>
          </w:rPr>
          <w:instrText xml:space="preserve"> REF _Ref125965085 \h  \* MERGEFORMAT </w:instrText>
        </w:r>
        <w:r w:rsidR="00601E6B" w:rsidRPr="0003137E">
          <w:rPr>
            <w:sz w:val="24"/>
          </w:rPr>
        </w:r>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r w:rsidR="00601E6B" w:rsidRPr="00044944">
          <w:rPr>
            <w:sz w:val="24"/>
          </w:rPr>
        </w:r>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03137E">
          <w:rPr>
            <w:sz w:val="24"/>
          </w:rPr>
          <w:t>.</w:t>
        </w:r>
      </w:ins>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EA1489E"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ins w:id="1479" w:author="Benjamin Meyer" w:date="2023-04-18T10:26:00Z">
        <w:r w:rsidR="00601E6B" w:rsidRPr="0003137E">
          <w:rPr>
            <w:sz w:val="24"/>
          </w:rPr>
          <w:fldChar w:fldCharType="begin"/>
        </w:r>
        <w:r w:rsidR="00601E6B" w:rsidRPr="0003137E">
          <w:rPr>
            <w:sz w:val="24"/>
          </w:rPr>
          <w:instrText xml:space="preserve"> REF _Ref125965085 \h  \* MERGEFORMAT </w:instrText>
        </w:r>
        <w:r w:rsidR="00601E6B" w:rsidRPr="0003137E">
          <w:rPr>
            <w:sz w:val="24"/>
          </w:rPr>
        </w:r>
        <w:r w:rsidR="00601E6B" w:rsidRPr="0003137E">
          <w:rPr>
            <w:sz w:val="24"/>
          </w:rPr>
          <w:fldChar w:fldCharType="separate"/>
        </w:r>
        <w:r w:rsidR="00601E6B" w:rsidRPr="009B53EB">
          <w:rPr>
            <w:sz w:val="24"/>
            <w:szCs w:val="24"/>
          </w:rPr>
          <w:t xml:space="preserve">Table </w:t>
        </w:r>
        <w:r w:rsidR="00601E6B" w:rsidRPr="009B53EB">
          <w:rPr>
            <w:noProof/>
            <w:sz w:val="24"/>
            <w:szCs w:val="24"/>
          </w:rPr>
          <w:t>2</w:t>
        </w:r>
        <w:r w:rsidR="00601E6B" w:rsidRPr="0003137E">
          <w:rPr>
            <w:sz w:val="24"/>
          </w:rPr>
          <w:fldChar w:fldCharType="end"/>
        </w:r>
        <w:r w:rsidR="00601E6B" w:rsidRPr="0003137E">
          <w:rPr>
            <w:sz w:val="24"/>
          </w:rPr>
          <w:t xml:space="preserve"> </w:t>
        </w:r>
        <w:r w:rsidR="00601E6B" w:rsidRPr="00044944">
          <w:rPr>
            <w:sz w:val="24"/>
          </w:rPr>
          <w:t xml:space="preserve">through </w:t>
        </w:r>
        <w:r w:rsidR="00601E6B" w:rsidRPr="00044944">
          <w:rPr>
            <w:sz w:val="24"/>
          </w:rPr>
          <w:fldChar w:fldCharType="begin"/>
        </w:r>
        <w:r w:rsidR="00601E6B" w:rsidRPr="00044944">
          <w:rPr>
            <w:sz w:val="24"/>
          </w:rPr>
          <w:instrText xml:space="preserve"> REF _Ref125968599 \h  \* MERGEFORMAT </w:instrText>
        </w:r>
        <w:r w:rsidR="00601E6B" w:rsidRPr="00044944">
          <w:rPr>
            <w:sz w:val="24"/>
          </w:rPr>
        </w:r>
        <w:r w:rsidR="00601E6B" w:rsidRPr="00044944">
          <w:rPr>
            <w:sz w:val="24"/>
          </w:rPr>
          <w:fldChar w:fldCharType="separate"/>
        </w:r>
        <w:r w:rsidR="00601E6B" w:rsidRPr="009B53EB">
          <w:rPr>
            <w:sz w:val="24"/>
            <w:szCs w:val="24"/>
          </w:rPr>
          <w:t xml:space="preserve">Table </w:t>
        </w:r>
        <w:r w:rsidR="00601E6B" w:rsidRPr="009B53EB">
          <w:rPr>
            <w:noProof/>
            <w:sz w:val="24"/>
            <w:szCs w:val="24"/>
          </w:rPr>
          <w:t>6</w:t>
        </w:r>
        <w:r w:rsidR="00601E6B" w:rsidRPr="00044944">
          <w:rPr>
            <w:sz w:val="24"/>
          </w:rPr>
          <w:fldChar w:fldCharType="end"/>
        </w:r>
        <w:r w:rsidR="00601E6B" w:rsidRPr="007F406F">
          <w:rPr>
            <w:sz w:val="24"/>
          </w:rPr>
          <w:t>.</w:t>
        </w:r>
      </w:ins>
    </w:p>
    <w:p w14:paraId="16787F07" w14:textId="149CCE44"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ins w:id="1480" w:author="Benjamin Meyer" w:date="2023-04-18T10:26:00Z">
        <w:r w:rsidR="00601E6B" w:rsidRPr="007F406F">
          <w:rPr>
            <w:sz w:val="24"/>
          </w:rPr>
          <w:t>Measurement Quality Objectives (MQO) tables</w:t>
        </w:r>
      </w:ins>
      <w:del w:id="1481" w:author="Benjamin Meyer" w:date="2023-04-18T10:26:00Z">
        <w:r>
          <w:rPr>
            <w:sz w:val="24"/>
          </w:rPr>
          <w:delText>MQO table</w:delText>
        </w:r>
      </w:del>
      <w:r>
        <w:rPr>
          <w:sz w:val="24"/>
        </w:rPr>
        <w:t>, see section</w:t>
      </w:r>
      <w:r>
        <w:rPr>
          <w:spacing w:val="-6"/>
          <w:sz w:val="24"/>
        </w:rPr>
        <w:t xml:space="preserve"> </w:t>
      </w:r>
      <w:r>
        <w:rPr>
          <w:sz w:val="24"/>
        </w:rPr>
        <w:t>A7.</w:t>
      </w:r>
    </w:p>
    <w:p w14:paraId="27ADEBDD" w14:textId="5EA1C57E"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ins w:id="1482" w:author="Benjamin Meyer" w:date="2023-04-18T10:26:00Z">
        <w:r w:rsidR="00601E6B" w:rsidRPr="007F406F">
          <w:rPr>
            <w:sz w:val="24"/>
          </w:rPr>
          <w:t>tables</w:t>
        </w:r>
      </w:ins>
      <w:del w:id="1483" w:author="Benjamin Meyer" w:date="2023-04-18T10:26:00Z">
        <w:r>
          <w:rPr>
            <w:sz w:val="24"/>
          </w:rPr>
          <w:delText>table</w:delText>
        </w:r>
      </w:del>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ins w:id="1484" w:author="Benjamin Meyer" w:date="2023-04-18T10:26:00Z">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ins>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ins w:id="1485" w:author="Benjamin Meyer" w:date="2023-04-18T10:26:00Z">
        <w:r w:rsidR="00601E6B">
          <w:t>, which may include a corrective action report.</w:t>
        </w:r>
        <w:r w:rsidR="00601E6B">
          <w:rPr>
            <w:sz w:val="23"/>
          </w:rPr>
          <w:t xml:space="preserve"> </w:t>
        </w:r>
      </w:ins>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ins w:id="1486" w:author="Benjamin Meyer" w:date="2023-04-18T10:26:00Z">
        <w:r w:rsidR="00601E6B">
          <w:t>,</w:t>
        </w:r>
      </w:ins>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2E94F10F" w:rsidR="000866DB" w:rsidRDefault="00044240" w:rsidP="00044240">
      <w:pPr>
        <w:pStyle w:val="Heading1"/>
        <w:tabs>
          <w:tab w:val="left" w:pos="1407"/>
        </w:tabs>
        <w:ind w:left="0"/>
      </w:pPr>
      <w:bookmarkStart w:id="1487" w:name="C2._QA_REPORTS_to_Management"/>
      <w:bookmarkStart w:id="1488" w:name="_Toc132032674"/>
      <w:bookmarkStart w:id="1489" w:name="_Toc132706066"/>
      <w:bookmarkEnd w:id="1487"/>
      <w:r>
        <w:t xml:space="preserve">C2. </w:t>
      </w:r>
      <w:r w:rsidR="000866DB">
        <w:t xml:space="preserve">QA </w:t>
      </w:r>
      <w:ins w:id="1490" w:author="Benjamin Meyer" w:date="2023-04-18T10:26:00Z">
        <w:r w:rsidR="00601E6B" w:rsidRPr="00AF2FDB">
          <w:t>Reports</w:t>
        </w:r>
      </w:ins>
      <w:del w:id="1491" w:author="Benjamin Meyer" w:date="2023-04-18T10:26:00Z">
        <w:r w:rsidR="000866DB">
          <w:delText>REPORTS</w:delText>
        </w:r>
      </w:del>
      <w:r w:rsidR="000866DB">
        <w:t xml:space="preserve"> to</w:t>
      </w:r>
      <w:r w:rsidR="000866DB">
        <w:rPr>
          <w:spacing w:val="-3"/>
        </w:rPr>
        <w:t xml:space="preserve"> </w:t>
      </w:r>
      <w:r w:rsidR="000866DB">
        <w:t>Management</w:t>
      </w:r>
      <w:bookmarkEnd w:id="1488"/>
      <w:bookmarkEnd w:id="1489"/>
    </w:p>
    <w:p w14:paraId="4AB5C4EF" w14:textId="77777777" w:rsidR="000866DB" w:rsidRDefault="000866DB" w:rsidP="000866DB">
      <w:pPr>
        <w:pStyle w:val="BodyText"/>
        <w:spacing w:before="9"/>
        <w:rPr>
          <w:b/>
          <w:sz w:val="23"/>
        </w:rPr>
      </w:pPr>
    </w:p>
    <w:p w14:paraId="3A50F3B8" w14:textId="40E7A491" w:rsidR="000866DB" w:rsidRDefault="000866DB" w:rsidP="00044240">
      <w:pPr>
        <w:pStyle w:val="BodyText"/>
        <w:ind w:right="761"/>
      </w:pPr>
      <w:r>
        <w:t xml:space="preserve">Annually a QA summary report </w:t>
      </w:r>
      <w:ins w:id="1492" w:author="Benjamin Meyer" w:date="2023-04-18T10:26:00Z">
        <w:r w:rsidR="00601E6B">
          <w:t>and field report</w:t>
        </w:r>
        <w:r w:rsidR="00601E6B" w:rsidRPr="005E7686">
          <w:t xml:space="preserve"> </w:t>
        </w:r>
      </w:ins>
      <w:r>
        <w:t xml:space="preserve">will be produced and submitted to the </w:t>
      </w:r>
      <w:ins w:id="1493" w:author="Benjamin Meyer" w:date="2023-04-18T10:26:00Z">
        <w:r w:rsidR="00601E6B">
          <w:t>KWF</w:t>
        </w:r>
        <w:r w:rsidR="00601E6B" w:rsidRPr="005E7686">
          <w:t xml:space="preserve"> </w:t>
        </w:r>
      </w:ins>
      <w:r>
        <w:t xml:space="preserve">Project Manager, ADEC </w:t>
      </w:r>
      <w:ins w:id="1494" w:author="Benjamin Meyer" w:date="2023-04-18T10:26:00Z">
        <w:r w:rsidR="00601E6B">
          <w:t>DOW Nonpoint Source Regional Staff, Technical Review Committee, and participating partner agencies</w:t>
        </w:r>
      </w:ins>
      <w:del w:id="1495" w:author="Benjamin Meyer" w:date="2023-04-18T10:26:00Z">
        <w:r>
          <w:delText>Project Manager and ADEC QA Officer</w:delText>
        </w:r>
      </w:del>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ins w:id="1496" w:author="Benjamin Meyer" w:date="2023-04-18T10:26:00Z">
        <w:r w:rsidR="00601E6B" w:rsidRPr="007F406F">
          <w:rPr>
            <w:sz w:val="24"/>
          </w:rPr>
          <w:t>assessments</w:t>
        </w:r>
      </w:ins>
      <w:r>
        <w:rPr>
          <w:sz w:val="24"/>
        </w:rPr>
        <w:t xml:space="preserve"> and Precision Table listing for each</w:t>
      </w:r>
      <w:r>
        <w:rPr>
          <w:spacing w:val="-3"/>
          <w:sz w:val="24"/>
        </w:rPr>
        <w:t xml:space="preserve"> </w:t>
      </w:r>
      <w:r>
        <w:rPr>
          <w:sz w:val="24"/>
        </w:rPr>
        <w:t>analyte</w:t>
      </w:r>
      <w:ins w:id="1497" w:author="Benjamin Meyer" w:date="2023-04-18T10:26:00Z">
        <w:r w:rsidR="00601E6B" w:rsidRPr="007F406F">
          <w:rPr>
            <w:sz w:val="24"/>
          </w:rPr>
          <w:t>—</w:t>
        </w:r>
      </w:ins>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3D4BD1A2"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ins w:id="1498" w:author="Benjamin Meyer" w:date="2023-04-18T10:26:00Z">
        <w:r w:rsidR="00601E6B">
          <w:rPr>
            <w:spacing w:val="-3"/>
            <w:sz w:val="24"/>
          </w:rPr>
          <w:t>in section A7</w:t>
        </w:r>
      </w:ins>
      <w:del w:id="1499" w:author="Benjamin Meyer" w:date="2023-04-18T10:26:00Z">
        <w:r>
          <w:rPr>
            <w:sz w:val="24"/>
          </w:rPr>
          <w:delText>below.</w:delText>
        </w:r>
      </w:del>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20B5FCE9" w:rsidR="000866DB" w:rsidRDefault="000866DB" w:rsidP="000866DB">
      <w:pPr>
        <w:pStyle w:val="BodyText"/>
        <w:ind w:left="1767"/>
      </w:pPr>
      <w:proofErr w:type="gramStart"/>
      <w:r>
        <w:t>specific</w:t>
      </w:r>
      <w:proofErr w:type="gramEnd"/>
      <w:r>
        <w:t xml:space="preserve"> LOQ or RL. Use algorithm </w:t>
      </w:r>
      <w:ins w:id="1500" w:author="Benjamin Meyer" w:date="2023-04-18T10:26:00Z">
        <w:r w:rsidR="00601E6B" w:rsidRPr="005D6838">
          <w:t>in section A7</w:t>
        </w:r>
      </w:ins>
      <w:del w:id="1501" w:author="Benjamin Meyer" w:date="2023-04-18T10:26:00Z">
        <w:r>
          <w:delText>below</w:delText>
        </w:r>
      </w:del>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77777777" w:rsidR="000866DB" w:rsidRDefault="000866DB" w:rsidP="00CD7519">
      <w:pPr>
        <w:pStyle w:val="ListParagraph"/>
        <w:numPr>
          <w:ilvl w:val="4"/>
          <w:numId w:val="4"/>
        </w:numPr>
        <w:tabs>
          <w:tab w:val="left" w:pos="1768"/>
        </w:tabs>
        <w:ind w:hanging="361"/>
        <w:rPr>
          <w:sz w:val="24"/>
        </w:rPr>
      </w:pPr>
      <w:r>
        <w:rPr>
          <w:sz w:val="24"/>
        </w:rPr>
        <w:t>Per 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3D499E3D" w14:textId="00B42DF2" w:rsidR="000866DB" w:rsidRDefault="000866DB" w:rsidP="000866DB">
      <w:pPr>
        <w:pStyle w:val="BodyText"/>
        <w:ind w:left="2128"/>
        <w:rPr>
          <w:del w:id="1502" w:author="Benjamin Meyer" w:date="2023-04-18T10:26:00Z"/>
        </w:rPr>
      </w:pPr>
      <w:r>
        <w:t xml:space="preserve">Note: Accuracy for spiked sample results is determined by calculation </w:t>
      </w:r>
      <w:ins w:id="1503" w:author="Benjamin Meyer" w:date="2023-04-18T10:26:00Z">
        <w:r w:rsidR="00601E6B">
          <w:t>percent</w:t>
        </w:r>
      </w:ins>
      <w:del w:id="1504" w:author="Benjamin Meyer" w:date="2023-04-18T10:26:00Z">
        <w:r>
          <w:delText>per</w:delText>
        </w:r>
      </w:del>
    </w:p>
    <w:p w14:paraId="4C486FFD" w14:textId="77777777" w:rsidR="000866DB" w:rsidRDefault="000866DB" w:rsidP="000866DB">
      <w:pPr>
        <w:rPr>
          <w:del w:id="1505" w:author="Benjamin Meyer" w:date="2023-04-18T10:26:00Z"/>
        </w:rPr>
        <w:sectPr w:rsidR="000866DB">
          <w:pgSz w:w="11900" w:h="16840"/>
          <w:pgMar w:top="1620" w:right="940" w:bottom="940" w:left="1040" w:header="929" w:footer="744" w:gutter="0"/>
          <w:cols w:space="720"/>
        </w:sectPr>
      </w:pPr>
    </w:p>
    <w:p w14:paraId="11FD10FC" w14:textId="77777777" w:rsidR="000866DB" w:rsidRDefault="000866DB" w:rsidP="000866DB">
      <w:pPr>
        <w:pStyle w:val="BodyText"/>
        <w:spacing w:before="89"/>
        <w:ind w:left="2128" w:right="234"/>
      </w:pPr>
      <w:del w:id="1506" w:author="Benjamin Meyer" w:date="2023-04-18T10:26:00Z">
        <w:r>
          <w:delText>cent</w:delText>
        </w:r>
      </w:del>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ins w:id="1507" w:author="Benjamin Meyer" w:date="2023-04-18T10:26:00Z"/>
          <w:sz w:val="26"/>
        </w:rPr>
      </w:pPr>
      <w:ins w:id="1508" w:author="Benjamin Meyer" w:date="2023-04-18T10:26:00Z">
        <w:r>
          <w:rPr>
            <w:sz w:val="24"/>
          </w:rPr>
          <w:t>Any deviations from the sampling plan with explanation</w:t>
        </w:r>
      </w:ins>
    </w:p>
    <w:p w14:paraId="668A9AA3" w14:textId="77777777" w:rsidR="00601E6B" w:rsidRDefault="00601E6B" w:rsidP="00601E6B">
      <w:pPr>
        <w:pStyle w:val="BodyText"/>
        <w:spacing w:before="2"/>
        <w:rPr>
          <w:ins w:id="1509" w:author="Benjamin Meyer" w:date="2023-04-18T10:26:00Z"/>
        </w:rPr>
      </w:pPr>
    </w:p>
    <w:p w14:paraId="719DD9DA" w14:textId="5EC0FA3C" w:rsidR="000866DB" w:rsidRDefault="000866DB" w:rsidP="00044240">
      <w:pPr>
        <w:pStyle w:val="BodyText"/>
        <w:ind w:right="388"/>
      </w:pPr>
      <w:r>
        <w:t>A comprehensive report will be produced every 5 years</w:t>
      </w:r>
      <w:ins w:id="1510" w:author="Benjamin Meyer" w:date="2023-04-18T10:26:00Z">
        <w:r w:rsidR="00601E6B">
          <w:t xml:space="preserve">, </w:t>
        </w:r>
        <w:commentRangeStart w:id="1511"/>
        <w:r w:rsidR="00601E6B" w:rsidRPr="005D6838">
          <w:t>contingent on available fu</w:t>
        </w:r>
        <w:r w:rsidR="00601E6B">
          <w:t>nd</w:t>
        </w:r>
        <w:r w:rsidR="00601E6B" w:rsidRPr="005D6838">
          <w:t>ing</w:t>
        </w:r>
        <w:commentRangeEnd w:id="1511"/>
        <w:r w:rsidR="00601E6B">
          <w:rPr>
            <w:rStyle w:val="CommentReference"/>
          </w:rPr>
          <w:commentReference w:id="1511"/>
        </w:r>
      </w:ins>
      <w:r>
        <w:t xml:space="preserve">. An open data report will be produced within one year of data collection. The open data reports will be available </w:t>
      </w:r>
      <w:ins w:id="1512" w:author="Benjamin Meyer" w:date="2023-04-18T10:26:00Z">
        <w:r w:rsidR="00601E6B" w:rsidRPr="005D6838">
          <w:t xml:space="preserve">online through a link at </w:t>
        </w:r>
        <w:r w:rsidR="00601E6B">
          <w:fldChar w:fldCharType="begin"/>
        </w:r>
        <w:r w:rsidR="00601E6B">
          <w:instrText xml:space="preserve"> HYPERLINK "http://www.kenaiwatershed.org" </w:instrText>
        </w:r>
        <w:r w:rsidR="00601E6B">
          <w:fldChar w:fldCharType="separate"/>
        </w:r>
        <w:r w:rsidR="00601E6B" w:rsidRPr="0041192E">
          <w:rPr>
            <w:rStyle w:val="Hyperlink"/>
          </w:rPr>
          <w:t>http://www.kenaiwatershed.org</w:t>
        </w:r>
        <w:r w:rsidR="00601E6B">
          <w:rPr>
            <w:rStyle w:val="Hyperlink"/>
          </w:rPr>
          <w:fldChar w:fldCharType="end"/>
        </w:r>
        <w:r w:rsidR="00601E6B" w:rsidRPr="005D6838">
          <w:t xml:space="preserve">. </w:t>
        </w:r>
        <w:r w:rsidR="00601E6B">
          <w:t>The KWF</w:t>
        </w:r>
      </w:ins>
      <w:del w:id="1513" w:author="Benjamin Meyer" w:date="2023-04-18T10:26:00Z">
        <w:r>
          <w:delText>on line through a lin</w:delText>
        </w:r>
        <w:r>
          <w:fldChar w:fldCharType="begin"/>
        </w:r>
        <w:r>
          <w:delInstrText xml:space="preserve"> HYPERLINK "http://www.kenaiwatershed.org/" \h </w:delInstrText>
        </w:r>
        <w:r>
          <w:fldChar w:fldCharType="separate"/>
        </w:r>
        <w:r>
          <w:delText xml:space="preserve">k at http://www.kenaiwatershed.org. </w:delText>
        </w:r>
        <w:r>
          <w:fldChar w:fldCharType="end"/>
        </w:r>
        <w:r>
          <w:delText>The</w:delText>
        </w:r>
      </w:del>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1514" w:name="D1._DATA_REVIEW,_VALIDATION_AND_VERIFICA"/>
      <w:bookmarkStart w:id="1515" w:name="_Toc117087867"/>
      <w:bookmarkStart w:id="1516" w:name="_Toc125960360"/>
      <w:bookmarkStart w:id="1517" w:name="_Toc125984019"/>
      <w:bookmarkStart w:id="1518" w:name="_Toc125984303"/>
      <w:bookmarkStart w:id="1519" w:name="_Toc132032675"/>
      <w:bookmarkStart w:id="1520" w:name="_Toc132706067"/>
      <w:bookmarkEnd w:id="1514"/>
      <w:r>
        <w:t>D1.</w:t>
      </w:r>
      <w:r w:rsidR="00601E6B">
        <w:t xml:space="preserve"> Data Review, Validation, and Verification Requirements</w:t>
      </w:r>
      <w:bookmarkEnd w:id="1515"/>
      <w:bookmarkEnd w:id="1516"/>
      <w:bookmarkEnd w:id="1517"/>
      <w:bookmarkEnd w:id="1518"/>
      <w:bookmarkEnd w:id="1519"/>
      <w:bookmarkEnd w:id="1520"/>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1521" w:name="_Toc117087868"/>
      <w:bookmarkStart w:id="1522" w:name="_Toc125960361"/>
      <w:bookmarkStart w:id="1523" w:name="_Toc125984020"/>
      <w:bookmarkStart w:id="1524" w:name="_Toc125984304"/>
      <w:bookmarkStart w:id="1525" w:name="_Toc132032676"/>
      <w:bookmarkStart w:id="1526" w:name="_Toc132706068"/>
      <w:r>
        <w:t>D2. Validation and Verification Methods</w:t>
      </w:r>
      <w:bookmarkEnd w:id="1521"/>
      <w:bookmarkEnd w:id="1522"/>
      <w:bookmarkEnd w:id="1523"/>
      <w:bookmarkEnd w:id="1524"/>
      <w:bookmarkEnd w:id="1525"/>
      <w:bookmarkEnd w:id="1526"/>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1527" w:name="D2._VALIDATION_AND_VERIFICATION_METHODS"/>
      <w:bookmarkEnd w:id="1527"/>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1528" w:name="_Toc132706069"/>
      <w:r>
        <w:t>Laboratory Quality Control (QC) Measures</w:t>
      </w:r>
      <w:bookmarkEnd w:id="1528"/>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1529" w:name="D3._RECONCILIATION_WITH_DATA_QUALITY_OBJ"/>
      <w:bookmarkStart w:id="1530" w:name="_Toc117087869"/>
      <w:bookmarkStart w:id="1531" w:name="_Toc125960362"/>
      <w:bookmarkStart w:id="1532" w:name="_Toc125984021"/>
      <w:bookmarkStart w:id="1533" w:name="_Toc125984305"/>
      <w:bookmarkStart w:id="1534" w:name="_Toc132032677"/>
      <w:bookmarkStart w:id="1535" w:name="_Toc132706070"/>
      <w:bookmarkEnd w:id="1529"/>
      <w:r>
        <w:t>D3.</w:t>
      </w:r>
      <w:ins w:id="1536" w:author="Benjamin Meyer" w:date="2023-04-18T10:26:00Z">
        <w:r w:rsidR="00601E6B">
          <w:t xml:space="preserve"> Reconciliation with Data Quality</w:t>
        </w:r>
        <w:r w:rsidR="00601E6B">
          <w:rPr>
            <w:spacing w:val="-4"/>
          </w:rPr>
          <w:t xml:space="preserve"> </w:t>
        </w:r>
        <w:r w:rsidR="00601E6B">
          <w:t>Objectives</w:t>
        </w:r>
      </w:ins>
      <w:bookmarkEnd w:id="1530"/>
      <w:bookmarkEnd w:id="1531"/>
      <w:bookmarkEnd w:id="1532"/>
      <w:bookmarkEnd w:id="1533"/>
      <w:bookmarkEnd w:id="1534"/>
      <w:bookmarkEnd w:id="1535"/>
    </w:p>
    <w:p w14:paraId="65FBEC80" w14:textId="77777777" w:rsidR="000866DB" w:rsidRDefault="000866DB" w:rsidP="000866DB">
      <w:pPr>
        <w:pStyle w:val="BodyText"/>
        <w:spacing w:before="9"/>
        <w:rPr>
          <w:b/>
          <w:sz w:val="23"/>
        </w:rPr>
      </w:pPr>
    </w:p>
    <w:p w14:paraId="41587BCF" w14:textId="17C33EA0"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ins w:id="1537" w:author="Benjamin Meyer" w:date="2023-04-18T10:26:00Z">
        <w:r w:rsidR="00601E6B" w:rsidRPr="004638CA">
          <w:fldChar w:fldCharType="begin"/>
        </w:r>
        <w:r w:rsidR="00601E6B" w:rsidRPr="004638CA">
          <w:instrText xml:space="preserve"> REF _Ref125965085 \h  \* MERGEFORMAT </w:instrText>
        </w:r>
        <w:r w:rsidR="00601E6B" w:rsidRPr="004638CA">
          <w:fldChar w:fldCharType="separate"/>
        </w:r>
        <w:r w:rsidR="00601E6B" w:rsidRPr="009B53EB">
          <w:t xml:space="preserve">Table </w:t>
        </w:r>
        <w:r w:rsidR="00601E6B" w:rsidRPr="009B53EB">
          <w:rPr>
            <w:noProof/>
          </w:rPr>
          <w:t>2</w:t>
        </w:r>
        <w:r w:rsidR="00601E6B" w:rsidRPr="004638CA">
          <w:fldChar w:fldCharType="end"/>
        </w:r>
        <w:r w:rsidR="00601E6B" w:rsidRPr="004638CA">
          <w:t xml:space="preserve"> through </w:t>
        </w:r>
        <w:r w:rsidR="00601E6B" w:rsidRPr="004638CA">
          <w:fldChar w:fldCharType="begin"/>
        </w:r>
        <w:r w:rsidR="00601E6B" w:rsidRPr="004638CA">
          <w:instrText xml:space="preserve"> REF _Ref125968599 \h  \* MERGEFORMAT </w:instrText>
        </w:r>
        <w:r w:rsidR="00601E6B" w:rsidRPr="004638CA">
          <w:fldChar w:fldCharType="separate"/>
        </w:r>
        <w:r w:rsidR="00601E6B" w:rsidRPr="009B53EB">
          <w:t xml:space="preserve">Table </w:t>
        </w:r>
        <w:r w:rsidR="00601E6B" w:rsidRPr="009B53EB">
          <w:rPr>
            <w:noProof/>
          </w:rPr>
          <w:t>6</w:t>
        </w:r>
        <w:r w:rsidR="00601E6B" w:rsidRPr="004638CA">
          <w:fldChar w:fldCharType="end"/>
        </w:r>
        <w:r w:rsidR="00601E6B" w:rsidRPr="004638CA">
          <w:t>)</w:t>
        </w:r>
      </w:ins>
      <w:del w:id="1538" w:author="Benjamin Meyer" w:date="2023-04-18T10:26:00Z">
        <w:r>
          <w:delText>Tables 1, 2, 3, 4 and 5)</w:delText>
        </w:r>
      </w:del>
      <w:r>
        <w:t xml:space="preserve"> data will </w:t>
      </w:r>
      <w:ins w:id="1539" w:author="Benjamin Meyer" w:date="2023-04-18T10:26:00Z">
        <w:r w:rsidR="00601E6B">
          <w:t xml:space="preserve">flagged as ‘Rejected’ and </w:t>
        </w:r>
      </w:ins>
      <w:r>
        <w:t>not be uplifted to the EPA Water Quality Exchange. The cause of failure will be evaluated</w:t>
      </w:r>
      <w:ins w:id="1540" w:author="Benjamin Meyer" w:date="2023-04-18T10:26:00Z">
        <w:r w:rsidR="00601E6B">
          <w:t xml:space="preserve"> and documented in the data QA report</w:t>
        </w:r>
      </w:ins>
      <w:r>
        <w:t xml:space="preserve">. If the cause is found to be equipment failure, </w:t>
      </w:r>
      <w:r>
        <w:lastRenderedPageBreak/>
        <w:t>calibration and maintenance procedures will be reassessed and improved. In some cases</w:t>
      </w:r>
      <w:ins w:id="1541" w:author="Benjamin Meyer" w:date="2023-04-18T10:26:00Z">
        <w:r w:rsidR="00601E6B">
          <w:t>,</w:t>
        </w:r>
      </w:ins>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1542" w:name="_Hlk117079059"/>
      <w:bookmarkStart w:id="1543" w:name="_Toc9607398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rPr>
          <w:ins w:id="1544" w:author="Benjamin Meyer" w:date="2023-04-18T10:26:00Z"/>
        </w:rPr>
      </w:pPr>
      <w:bookmarkStart w:id="1545" w:name="_Toc132032678"/>
      <w:bookmarkStart w:id="1546" w:name="_Toc132706071"/>
      <w:commentRangeStart w:id="1547"/>
      <w:ins w:id="1548" w:author="Benjamin Meyer" w:date="2023-04-18T10:26:00Z">
        <w:r>
          <w:lastRenderedPageBreak/>
          <w:t>References</w:t>
        </w:r>
        <w:bookmarkEnd w:id="1545"/>
        <w:commentRangeEnd w:id="1547"/>
        <w:r>
          <w:rPr>
            <w:rStyle w:val="CommentReference"/>
            <w:b w:val="0"/>
            <w:bCs w:val="0"/>
            <w:i w:val="0"/>
          </w:rPr>
          <w:commentReference w:id="1547"/>
        </w:r>
        <w:bookmarkEnd w:id="1546"/>
      </w:ins>
    </w:p>
    <w:p w14:paraId="29276658" w14:textId="77777777" w:rsidR="000A657C" w:rsidRPr="00826A3C" w:rsidRDefault="000A657C" w:rsidP="00044240">
      <w:pPr>
        <w:pStyle w:val="Heading2"/>
        <w:rPr>
          <w:ins w:id="1549" w:author="Benjamin Meyer" w:date="2023-04-18T10:26:00Z"/>
        </w:rPr>
      </w:pPr>
    </w:p>
    <w:p w14:paraId="678DF5A3" w14:textId="77777777" w:rsidR="000A657C" w:rsidRDefault="000A657C" w:rsidP="00044240">
      <w:pPr>
        <w:spacing w:line="240" w:lineRule="exact"/>
        <w:ind w:left="720" w:hanging="720"/>
        <w:rPr>
          <w:ins w:id="1550" w:author="Benjamin Meyer" w:date="2023-04-18T10:26:00Z"/>
          <w:noProof/>
        </w:rPr>
      </w:pPr>
      <w:ins w:id="1551" w:author="Benjamin Meyer" w:date="2023-04-18T10:26:00Z">
        <w:r w:rsidRPr="00826A3C">
          <w:fldChar w:fldCharType="begin" w:fldLock="1"/>
        </w:r>
        <w:r>
          <w:instrText>ADDIN paperpile_bibliography &lt;pp-bibliography&gt;&lt;first-reference-indices&gt;&lt;formatting&gt;1&lt;/formatting&gt;&lt;space-after&gt;1&lt;/space-after&gt;&lt;/first-reference-indices&gt;&lt;/pp-bibliography&gt; \* MERGEFORMAT</w:instrText>
        </w:r>
        <w:r w:rsidRPr="00826A3C">
          <w:fldChar w:fldCharType="separate"/>
        </w:r>
        <w:r>
          <w:rPr>
            <w:noProof/>
          </w:rPr>
          <w:t>ACCS. 2023. “AKTEMP Water Temperature Database.” AKTEMP. 2023. https://aktemp.uaa.alaska.edu/#/.</w:t>
        </w:r>
      </w:ins>
    </w:p>
    <w:p w14:paraId="4C156CD8" w14:textId="77777777" w:rsidR="000A657C" w:rsidRDefault="000A657C" w:rsidP="00044240">
      <w:pPr>
        <w:spacing w:line="240" w:lineRule="exact"/>
        <w:ind w:left="720" w:hanging="720"/>
        <w:rPr>
          <w:ins w:id="1552" w:author="Benjamin Meyer" w:date="2023-04-18T10:26:00Z"/>
          <w:noProof/>
        </w:rPr>
      </w:pPr>
      <w:ins w:id="1553" w:author="Benjamin Meyer" w:date="2023-04-18T10:26:00Z">
        <w:r>
          <w:rPr>
            <w:noProof/>
          </w:rPr>
          <w:t>ADEC. 2022a. “Kenai River Water Quality Monitoring Activities.” 2022. https://dec.alaska.gov/water/nonpoint-source-control/waters-in-the-spotlight/kenai-river-water-quality-monitoring-activities/.</w:t>
        </w:r>
      </w:ins>
    </w:p>
    <w:p w14:paraId="6CFD7342" w14:textId="77777777" w:rsidR="000A657C" w:rsidRDefault="000A657C" w:rsidP="00044240">
      <w:pPr>
        <w:spacing w:line="240" w:lineRule="exact"/>
        <w:ind w:left="720" w:hanging="720"/>
        <w:rPr>
          <w:ins w:id="1554" w:author="Benjamin Meyer" w:date="2023-04-18T10:26:00Z"/>
          <w:noProof/>
        </w:rPr>
      </w:pPr>
      <w:ins w:id="1555" w:author="Benjamin Meyer" w:date="2023-04-18T10:26:00Z">
        <w:r>
          <w:rPr>
            <w:noProof/>
          </w:rPr>
          <w:t>———. 2022b. “Water Quality Standards and Restoration, Water Quality Reports.” February 15, 2022. https://dec.alaska.gov/water/water-quality/reports.</w:t>
        </w:r>
      </w:ins>
    </w:p>
    <w:p w14:paraId="523B8E2E" w14:textId="77777777" w:rsidR="000A657C" w:rsidRDefault="000A657C" w:rsidP="00044240">
      <w:pPr>
        <w:spacing w:line="240" w:lineRule="exact"/>
        <w:ind w:left="720" w:hanging="720"/>
        <w:rPr>
          <w:ins w:id="1556" w:author="Benjamin Meyer" w:date="2023-04-18T10:26:00Z"/>
          <w:noProof/>
        </w:rPr>
      </w:pPr>
      <w:ins w:id="1557" w:author="Benjamin Meyer" w:date="2023-04-18T10:26:00Z">
        <w:r>
          <w:rPr>
            <w:noProof/>
          </w:rPr>
          <w:t>AKDNR. 1997. “Kenai River Comprehensive Management Plan.” https://www.kenaifishpartnership.org/wp-content/uploads/2021/10/krsma_1997_editable_sm.pdf.</w:t>
        </w:r>
      </w:ins>
    </w:p>
    <w:p w14:paraId="51CA676E" w14:textId="77777777" w:rsidR="000A657C" w:rsidRDefault="000A657C" w:rsidP="00044240">
      <w:pPr>
        <w:spacing w:line="240" w:lineRule="exact"/>
        <w:ind w:left="720" w:hanging="720"/>
        <w:rPr>
          <w:ins w:id="1558" w:author="Benjamin Meyer" w:date="2023-04-18T10:26:00Z"/>
          <w:noProof/>
        </w:rPr>
      </w:pPr>
      <w:ins w:id="1559" w:author="Benjamin Meyer" w:date="2023-04-18T10:26:00Z">
        <w:r>
          <w:rPr>
            <w:noProof/>
          </w:rPr>
          <w:t>Apsens, S., and J. Petitt. 2022. “Kenai River, Alaska Field Report 2021.” Alaska Department of Environmental Conservation.</w:t>
        </w:r>
      </w:ins>
    </w:p>
    <w:p w14:paraId="5CEED64E" w14:textId="77777777" w:rsidR="000A657C" w:rsidRDefault="000A657C" w:rsidP="00044240">
      <w:pPr>
        <w:spacing w:line="240" w:lineRule="exact"/>
        <w:ind w:left="720" w:hanging="720"/>
        <w:rPr>
          <w:ins w:id="1560" w:author="Benjamin Meyer" w:date="2023-04-18T10:26:00Z"/>
          <w:noProof/>
        </w:rPr>
      </w:pPr>
      <w:ins w:id="1561" w:author="Benjamin Meyer" w:date="2023-04-18T10:26:00Z">
        <w:r>
          <w:rPr>
            <w:noProof/>
          </w:rPr>
          <w:t>EPA. 1996a. “Guidelines Establishing Test Procedures for the Analysis of Pollutants (40 CFR Part 136).” 1996. https://www.ecfr.gov/current/title-40/chapter-I/subchapter-D/part-136?toc=1.</w:t>
        </w:r>
      </w:ins>
    </w:p>
    <w:p w14:paraId="51A04507" w14:textId="77777777" w:rsidR="000A657C" w:rsidRDefault="000A657C" w:rsidP="00044240">
      <w:pPr>
        <w:spacing w:line="240" w:lineRule="exact"/>
        <w:ind w:left="720" w:hanging="720"/>
        <w:rPr>
          <w:ins w:id="1562" w:author="Benjamin Meyer" w:date="2023-04-18T10:26:00Z"/>
          <w:noProof/>
        </w:rPr>
      </w:pPr>
      <w:ins w:id="1563" w:author="Benjamin Meyer" w:date="2023-04-18T10:26:00Z">
        <w:r>
          <w:rPr>
            <w:noProof/>
          </w:rPr>
          <w:t>———. 1996b. “Method 1669 - Sampling Ambient Water for Trace Metals at EPA Water Quality Criteria Levels.” 1669. Washington D.C.</w:t>
        </w:r>
      </w:ins>
    </w:p>
    <w:p w14:paraId="0C84FD74" w14:textId="77777777" w:rsidR="000A657C" w:rsidRDefault="000A657C" w:rsidP="00044240">
      <w:pPr>
        <w:spacing w:line="240" w:lineRule="exact"/>
        <w:ind w:left="720" w:hanging="720"/>
        <w:rPr>
          <w:ins w:id="1564" w:author="Benjamin Meyer" w:date="2023-04-18T10:26:00Z"/>
          <w:noProof/>
        </w:rPr>
      </w:pPr>
      <w:ins w:id="1565" w:author="Benjamin Meyer" w:date="2023-04-18T10:26:00Z">
        <w:r>
          <w:rPr>
            <w:noProof/>
          </w:rPr>
          <w:t>Guerron Orejuela, Edgar. 2016. “Water Quality Assessment of the Kenai River Watershed from July 2000 to July 2014.” Kenai Watershed Forum. https://dec.alaska.gov/media/16756/kenai-river-baseline-monitoring-report-final-zncuappendix.pdf.</w:t>
        </w:r>
      </w:ins>
    </w:p>
    <w:p w14:paraId="64FC11CC" w14:textId="77777777" w:rsidR="000A657C" w:rsidRDefault="000A657C" w:rsidP="00044240">
      <w:pPr>
        <w:spacing w:line="240" w:lineRule="exact"/>
        <w:ind w:left="720" w:hanging="720"/>
        <w:rPr>
          <w:ins w:id="1566" w:author="Benjamin Meyer" w:date="2023-04-18T10:26:00Z"/>
          <w:noProof/>
        </w:rPr>
      </w:pPr>
      <w:ins w:id="1567" w:author="Benjamin Meyer" w:date="2023-04-18T10:26:00Z">
        <w:r>
          <w:rPr>
            <w:noProof/>
          </w:rPr>
          <w:t>Litchfield, V. P., and G. B. Kyle. 1992. “Kenai River Water Quality Investigation Completion Report.” 123. Alaska Department of Fish and Game. http://www.adfg.alaska.gov/fedaidpdfs/FRED.123.pdf.</w:t>
        </w:r>
      </w:ins>
    </w:p>
    <w:p w14:paraId="3543A3F7" w14:textId="77777777" w:rsidR="000A657C" w:rsidRDefault="000A657C" w:rsidP="00044240">
      <w:pPr>
        <w:spacing w:line="240" w:lineRule="exact"/>
        <w:ind w:left="720" w:hanging="720"/>
        <w:rPr>
          <w:ins w:id="1568" w:author="Benjamin Meyer" w:date="2023-04-18T10:26:00Z"/>
          <w:noProof/>
        </w:rPr>
      </w:pPr>
      <w:ins w:id="1569" w:author="Benjamin Meyer" w:date="2023-04-18T10:26:00Z">
        <w:r>
          <w:rPr>
            <w:noProof/>
          </w:rPr>
          <w:t>Martin, Michelle, Joe Charbonnet, Elizabeth Jones, Jim Czarnezki, and Robert Ruffner. 2011. “Turbidity Monitoring on the Lower Kenai River, 2008-2010.” Kenai Watershed Forum.</w:t>
        </w:r>
      </w:ins>
    </w:p>
    <w:p w14:paraId="7EF600EF" w14:textId="77777777" w:rsidR="000A657C" w:rsidRDefault="000A657C" w:rsidP="00044240">
      <w:pPr>
        <w:spacing w:line="240" w:lineRule="exact"/>
        <w:ind w:left="720" w:hanging="720"/>
        <w:rPr>
          <w:ins w:id="1570" w:author="Benjamin Meyer" w:date="2023-04-18T10:26:00Z"/>
          <w:noProof/>
        </w:rPr>
      </w:pPr>
      <w:ins w:id="1571" w:author="Benjamin Meyer" w:date="2023-04-18T10:26:00Z">
        <w:r>
          <w:rPr>
            <w:noProof/>
          </w:rPr>
          <w:t>Mauger, Sue. 2013. “Cook Inlet Stream Temp Network Synthesis Report 2008-2012.” Cook Inletekeeper. https://inletkeeper.org/wp-content/uploads/2017/03/Cook-Inlet-Stream-Temp-Network-Synthesis-Report.pdf.</w:t>
        </w:r>
      </w:ins>
    </w:p>
    <w:p w14:paraId="3E8ED898" w14:textId="77777777" w:rsidR="000A657C" w:rsidRDefault="000A657C" w:rsidP="00044240">
      <w:pPr>
        <w:spacing w:line="240" w:lineRule="exact"/>
        <w:ind w:left="720" w:hanging="720"/>
        <w:rPr>
          <w:ins w:id="1572" w:author="Benjamin Meyer" w:date="2023-04-18T10:26:00Z"/>
          <w:noProof/>
        </w:rPr>
      </w:pPr>
      <w:ins w:id="1573" w:author="Benjamin Meyer" w:date="2023-04-18T10:26:00Z">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ins>
    </w:p>
    <w:p w14:paraId="09181E28" w14:textId="77777777" w:rsidR="000A657C" w:rsidRDefault="000A657C" w:rsidP="00044240">
      <w:pPr>
        <w:spacing w:line="240" w:lineRule="exact"/>
        <w:ind w:left="720" w:hanging="720"/>
        <w:rPr>
          <w:ins w:id="1574" w:author="Benjamin Meyer" w:date="2023-04-18T10:26:00Z"/>
          <w:noProof/>
        </w:rPr>
      </w:pPr>
      <w:ins w:id="1575" w:author="Benjamin Meyer" w:date="2023-04-18T10:26:00Z">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ins>
    </w:p>
    <w:p w14:paraId="7D499D53" w14:textId="77777777" w:rsidR="000A657C" w:rsidRDefault="000A657C" w:rsidP="00044240">
      <w:pPr>
        <w:spacing w:line="240" w:lineRule="exact"/>
        <w:ind w:left="720" w:hanging="720"/>
        <w:rPr>
          <w:ins w:id="1576" w:author="Benjamin Meyer" w:date="2023-04-18T10:26:00Z"/>
          <w:noProof/>
        </w:rPr>
      </w:pPr>
      <w:ins w:id="1577" w:author="Benjamin Meyer" w:date="2023-04-18T10:26:00Z">
        <w:r>
          <w:rPr>
            <w:noProof/>
          </w:rPr>
          <w:t>McCard, Jennifer J. 2007. “Water Quality Assessment of the Kenai River Watershed from July 2000 to July 2006.” Kenai Watershed Forum.</w:t>
        </w:r>
      </w:ins>
    </w:p>
    <w:p w14:paraId="0C256D38" w14:textId="77777777" w:rsidR="000A657C" w:rsidRDefault="000A657C" w:rsidP="00044240">
      <w:pPr>
        <w:spacing w:line="240" w:lineRule="exact"/>
        <w:ind w:left="720" w:hanging="720"/>
        <w:rPr>
          <w:ins w:id="1578" w:author="Benjamin Meyer" w:date="2023-04-18T10:26:00Z"/>
          <w:noProof/>
        </w:rPr>
      </w:pPr>
      <w:ins w:id="1579" w:author="Benjamin Meyer" w:date="2023-04-18T10:26:00Z">
        <w:r>
          <w:rPr>
            <w:noProof/>
          </w:rPr>
          <w:t>Meyer, Benjamin. 2021. “Status of Copper and Zinc Throughout the Kenai River Watershed.” Kenai Watershed Forum. https://dec.alaska.gov/media/22967/copper-zinc-field-report-2019-2020.pdf.</w:t>
        </w:r>
      </w:ins>
    </w:p>
    <w:p w14:paraId="12DBBEC2" w14:textId="77777777" w:rsidR="000A657C" w:rsidRDefault="000A657C" w:rsidP="00044240">
      <w:pPr>
        <w:spacing w:line="240" w:lineRule="exact"/>
        <w:ind w:left="720" w:hanging="720"/>
        <w:rPr>
          <w:ins w:id="1580" w:author="Benjamin Meyer" w:date="2023-04-18T10:26:00Z"/>
          <w:noProof/>
        </w:rPr>
      </w:pPr>
      <w:ins w:id="1581" w:author="Benjamin Meyer" w:date="2023-04-18T10:26:00Z">
        <w:r>
          <w:rPr>
            <w:noProof/>
          </w:rPr>
          <w:t>Sires, Jeff. 2017a. “A Review of Potential Zinc and Copper Pollution Sources in the Kenai River Watershed.” DEC. https://dec.alaska.gov/media/5181/zcliteraturereviewfinal.pdf.</w:t>
        </w:r>
      </w:ins>
    </w:p>
    <w:p w14:paraId="1331E1E9" w14:textId="77777777" w:rsidR="000A657C" w:rsidRDefault="000A657C" w:rsidP="00044240">
      <w:pPr>
        <w:spacing w:line="240" w:lineRule="exact"/>
        <w:ind w:left="720" w:hanging="720"/>
        <w:rPr>
          <w:ins w:id="1582" w:author="Benjamin Meyer" w:date="2023-04-18T10:26:00Z"/>
          <w:noProof/>
        </w:rPr>
      </w:pPr>
      <w:ins w:id="1583" w:author="Benjamin Meyer" w:date="2023-04-18T10:26:00Z">
        <w:r>
          <w:rPr>
            <w:noProof/>
          </w:rPr>
          <w:t>———. 2017b. “Kenai River Watershed Zinc and Copper Pollution: A Summary of Data Analysis, Literature Review Results, And Suggested Actions.” DEC. http://www.dec.alaska.gov/media/16761/kenai-river-zinc-and-copper-pollution-study.pdf.</w:t>
        </w:r>
      </w:ins>
    </w:p>
    <w:p w14:paraId="7BB45B6B" w14:textId="77777777" w:rsidR="000A657C" w:rsidRDefault="000A657C" w:rsidP="00044240">
      <w:pPr>
        <w:spacing w:line="240" w:lineRule="exact"/>
        <w:ind w:left="720" w:hanging="720"/>
        <w:rPr>
          <w:ins w:id="1584" w:author="Benjamin Meyer" w:date="2023-04-18T10:26:00Z"/>
        </w:rPr>
        <w:sectPr w:rsidR="000A657C" w:rsidSect="00816966">
          <w:headerReference w:type="default" r:id="rId39"/>
          <w:footerReference w:type="default" r:id="rId40"/>
          <w:pgSz w:w="12240" w:h="15840"/>
          <w:pgMar w:top="1440" w:right="1440" w:bottom="1440" w:left="1440" w:header="720" w:footer="720" w:gutter="0"/>
          <w:cols w:space="720"/>
          <w:docGrid w:linePitch="360"/>
        </w:sectPr>
      </w:pPr>
      <w:ins w:id="1599" w:author="Benjamin Meyer" w:date="2023-04-18T10:26:00Z">
        <w:r>
          <w:rPr>
            <w:noProof/>
          </w:rPr>
          <w:t>USFWS. 1997. “Upper Kenai River Cooperative Plan.” https://www.fws.gov/uploadedFiles/UpperKenaiRiverCoop_Plan_1997.pdf.</w:t>
        </w:r>
        <w:r w:rsidRPr="00826A3C">
          <w:fldChar w:fldCharType="end"/>
        </w:r>
      </w:ins>
    </w:p>
    <w:p w14:paraId="137B1D1E" w14:textId="0DBBD8DB" w:rsidR="00E81AA7" w:rsidRPr="003D1562" w:rsidRDefault="000A657C" w:rsidP="00E81AA7">
      <w:pPr>
        <w:ind w:left="3314" w:right="3411" w:hanging="3"/>
        <w:jc w:val="center"/>
        <w:rPr>
          <w:b/>
          <w:sz w:val="24"/>
          <w:szCs w:val="24"/>
        </w:rPr>
      </w:pPr>
      <w:bookmarkStart w:id="1600" w:name="_Toc132032679"/>
      <w:bookmarkStart w:id="1601" w:name="_Toc132706072"/>
      <w:commentRangeStart w:id="1602"/>
      <w:r w:rsidRPr="003D1562">
        <w:rPr>
          <w:b/>
          <w:sz w:val="24"/>
          <w:szCs w:val="24"/>
        </w:rPr>
        <w:lastRenderedPageBreak/>
        <w:t>Appendix</w:t>
      </w:r>
      <w:bookmarkStart w:id="1603" w:name="APPENDIX_A"/>
      <w:bookmarkStart w:id="1604" w:name="_bookmark34"/>
      <w:bookmarkEnd w:id="1603"/>
      <w:bookmarkEnd w:id="1604"/>
      <w:r w:rsidRPr="003D1562">
        <w:rPr>
          <w:b/>
          <w:sz w:val="24"/>
          <w:szCs w:val="24"/>
        </w:rPr>
        <w:t xml:space="preserve"> A:</w:t>
      </w:r>
      <w:bookmarkEnd w:id="1543"/>
      <w:bookmarkEnd w:id="1601"/>
      <w:r w:rsidR="00E81AA7" w:rsidRPr="003D1562">
        <w:rPr>
          <w:b/>
          <w:sz w:val="24"/>
          <w:szCs w:val="24"/>
        </w:rPr>
        <w:t xml:space="preserve"> Technical Advisory Committee</w:t>
      </w:r>
      <w:bookmarkEnd w:id="1600"/>
      <w:commentRangeEnd w:id="1602"/>
      <w:r w:rsidRPr="003D1562">
        <w:rPr>
          <w:rStyle w:val="CommentReference"/>
          <w:b/>
          <w:sz w:val="24"/>
          <w:szCs w:val="24"/>
        </w:rPr>
        <w:commentReference w:id="1602"/>
      </w:r>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ins w:id="1605" w:author="Benjamin Meyer" w:date="2023-04-18T10:26:00Z"/>
          <w:b/>
          <w:i/>
        </w:rPr>
      </w:pPr>
      <w:bookmarkStart w:id="1606" w:name="_Toc117087870"/>
      <w:bookmarkStart w:id="1607" w:name="_Toc125541899"/>
      <w:ins w:id="1608" w:author="Benjamin Meyer" w:date="2023-04-18T10:26:00Z">
        <w:r>
          <w:rPr>
            <w:b/>
            <w:i/>
          </w:rPr>
          <w:t>Sara Apsens</w:t>
        </w:r>
      </w:ins>
    </w:p>
    <w:p w14:paraId="2BB5A16A" w14:textId="77777777" w:rsidR="000A657C" w:rsidRDefault="000A657C" w:rsidP="000A657C">
      <w:pPr>
        <w:pStyle w:val="BodyText"/>
        <w:ind w:firstLine="688"/>
        <w:rPr>
          <w:ins w:id="1609" w:author="Benjamin Meyer" w:date="2023-04-18T10:26:00Z"/>
          <w:bCs/>
          <w:iCs/>
        </w:rPr>
      </w:pPr>
      <w:ins w:id="1610" w:author="Benjamin Meyer" w:date="2023-04-18T10:26:00Z">
        <w:r>
          <w:rPr>
            <w:bCs/>
            <w:iCs/>
          </w:rPr>
          <w:t>Alaska Department of Environmental Conservation</w:t>
        </w:r>
      </w:ins>
    </w:p>
    <w:p w14:paraId="48AA48F5" w14:textId="77777777" w:rsidR="000A657C" w:rsidRDefault="000A657C" w:rsidP="000A657C">
      <w:pPr>
        <w:pStyle w:val="BodyText"/>
        <w:ind w:firstLine="688"/>
        <w:rPr>
          <w:ins w:id="1611" w:author="Benjamin Meyer" w:date="2023-04-18T10:26:00Z"/>
        </w:rPr>
      </w:pPr>
      <w:ins w:id="1612" w:author="Benjamin Meyer" w:date="2023-04-18T10:26:00Z">
        <w:r>
          <w:t>Kenai Region Representative, Division of Water Nonpoint Source Program</w:t>
        </w:r>
      </w:ins>
    </w:p>
    <w:p w14:paraId="47BDB579" w14:textId="77777777" w:rsidR="000A657C" w:rsidRDefault="000A657C" w:rsidP="000A657C">
      <w:pPr>
        <w:pStyle w:val="BodyText"/>
        <w:ind w:firstLine="688"/>
        <w:rPr>
          <w:ins w:id="1613" w:author="Benjamin Meyer" w:date="2023-04-18T10:26:00Z"/>
        </w:rPr>
      </w:pPr>
      <w:ins w:id="1614" w:author="Benjamin Meyer" w:date="2023-04-18T10:26:00Z">
        <w:r>
          <w:t xml:space="preserve">43335 </w:t>
        </w:r>
        <w:proofErr w:type="spellStart"/>
        <w:r>
          <w:t>Kalifornsky</w:t>
        </w:r>
        <w:proofErr w:type="spellEnd"/>
        <w:r>
          <w:t xml:space="preserve"> Beach Road, Suite 11</w:t>
        </w:r>
      </w:ins>
    </w:p>
    <w:p w14:paraId="53E7ADF6" w14:textId="77777777" w:rsidR="000A657C" w:rsidRDefault="000A657C" w:rsidP="000A657C">
      <w:pPr>
        <w:pStyle w:val="BodyText"/>
        <w:ind w:firstLine="688"/>
        <w:rPr>
          <w:ins w:id="1615" w:author="Benjamin Meyer" w:date="2023-04-18T10:26:00Z"/>
        </w:rPr>
      </w:pPr>
      <w:ins w:id="1616" w:author="Benjamin Meyer" w:date="2023-04-18T10:26:00Z">
        <w:r>
          <w:t>Soldotna, AK 99669</w:t>
        </w:r>
      </w:ins>
    </w:p>
    <w:p w14:paraId="7A098962" w14:textId="2EA3CF49" w:rsidR="000A657C" w:rsidRDefault="000A657C" w:rsidP="000A657C">
      <w:pPr>
        <w:pStyle w:val="BodyText"/>
        <w:ind w:firstLine="688"/>
        <w:rPr>
          <w:ins w:id="1617" w:author="Benjamin Meyer" w:date="2023-04-18T10:26:00Z"/>
        </w:rPr>
      </w:pPr>
      <w:ins w:id="1618" w:author="Benjamin Meyer" w:date="2023-04-18T10:26:00Z">
        <w:r>
          <w:t>Phone: 907</w:t>
        </w:r>
      </w:ins>
      <w:r w:rsidR="003D1562">
        <w:t>-</w:t>
      </w:r>
      <w:ins w:id="1619" w:author="Benjamin Meyer" w:date="2023-04-18T10:26:00Z">
        <w:r>
          <w:t xml:space="preserve"> 262-5210</w:t>
        </w:r>
      </w:ins>
    </w:p>
    <w:p w14:paraId="51FE565B" w14:textId="5AE87EB1" w:rsidR="00E81AA7" w:rsidRDefault="000A657C" w:rsidP="00E81AA7">
      <w:pPr>
        <w:pStyle w:val="BodyText"/>
        <w:rPr>
          <w:b/>
          <w:sz w:val="22"/>
        </w:rPr>
      </w:pPr>
      <w:ins w:id="1620" w:author="Benjamin Meyer" w:date="2023-04-18T10:26:00Z">
        <w:r>
          <w:rPr>
            <w:bCs/>
            <w:iCs/>
          </w:rPr>
          <w:t xml:space="preserve"> </w:t>
        </w:r>
      </w:ins>
    </w:p>
    <w:p w14:paraId="2543BC19" w14:textId="77777777" w:rsidR="00E81AA7" w:rsidRDefault="00E81AA7" w:rsidP="00E81AA7">
      <w:pPr>
        <w:pStyle w:val="Heading2"/>
      </w:pPr>
      <w:bookmarkStart w:id="1621" w:name="_Toc96073990"/>
      <w:bookmarkStart w:id="1622" w:name="_Toc132706073"/>
      <w:r>
        <w:t>Scott Curtin</w:t>
      </w:r>
      <w:bookmarkEnd w:id="1606"/>
      <w:bookmarkEnd w:id="1607"/>
      <w:bookmarkEnd w:id="1621"/>
      <w:bookmarkEnd w:id="1622"/>
    </w:p>
    <w:p w14:paraId="3293D929" w14:textId="77777777" w:rsidR="00E81AA7" w:rsidRDefault="00E81AA7" w:rsidP="00E81AA7">
      <w:pPr>
        <w:pStyle w:val="BodyText"/>
        <w:ind w:left="688" w:right="5113"/>
      </w:pPr>
      <w:r>
        <w:t xml:space="preserve">City of Kenai Wastewater Treatment Plant 210 </w:t>
      </w:r>
      <w:proofErr w:type="spellStart"/>
      <w:r>
        <w:t>Fidalgo</w:t>
      </w:r>
      <w:proofErr w:type="spellEnd"/>
      <w:r>
        <w:t xml:space="preserve">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0F091271" w14:textId="77777777" w:rsidR="00E81AA7" w:rsidRDefault="00E81AA7" w:rsidP="00E81AA7">
      <w:pPr>
        <w:pStyle w:val="Heading2"/>
        <w:rPr>
          <w:del w:id="1623" w:author="Benjamin Meyer" w:date="2023-04-18T10:26:00Z"/>
        </w:rPr>
      </w:pPr>
      <w:bookmarkStart w:id="1624" w:name="_Toc96073991"/>
      <w:del w:id="1625" w:author="Benjamin Meyer" w:date="2023-04-18T10:26:00Z">
        <w:r>
          <w:delText>Jeff Anderson</w:delText>
        </w:r>
        <w:bookmarkEnd w:id="1624"/>
      </w:del>
    </w:p>
    <w:p w14:paraId="6A15422E" w14:textId="77777777" w:rsidR="00E81AA7" w:rsidRDefault="00E81AA7" w:rsidP="00E81AA7">
      <w:pPr>
        <w:pStyle w:val="BodyText"/>
        <w:spacing w:line="275" w:lineRule="exact"/>
        <w:ind w:left="688"/>
        <w:rPr>
          <w:del w:id="1626" w:author="Benjamin Meyer" w:date="2023-04-18T10:26:00Z"/>
        </w:rPr>
      </w:pPr>
      <w:del w:id="1627" w:author="Benjamin Meyer" w:date="2023-04-18T10:26:00Z">
        <w:r>
          <w:delText>Ecological Services</w:delText>
        </w:r>
      </w:del>
    </w:p>
    <w:p w14:paraId="4C98C357" w14:textId="77777777" w:rsidR="00E81AA7" w:rsidRDefault="00E81AA7" w:rsidP="00E81AA7">
      <w:pPr>
        <w:pStyle w:val="BodyText"/>
        <w:ind w:left="688" w:right="6179"/>
        <w:rPr>
          <w:del w:id="1628" w:author="Benjamin Meyer" w:date="2023-04-18T10:26:00Z"/>
        </w:rPr>
      </w:pPr>
      <w:del w:id="1629" w:author="Benjamin Meyer" w:date="2023-04-18T10:26:00Z">
        <w:r>
          <w:delText>U.S. Fish and Wildlife Service 43655 Kalifornsky Beach Road Soldotna, AK 99669</w:delText>
        </w:r>
      </w:del>
    </w:p>
    <w:p w14:paraId="1B8AB846" w14:textId="77777777" w:rsidR="00E81AA7" w:rsidRDefault="00E81AA7" w:rsidP="00E81AA7">
      <w:pPr>
        <w:pStyle w:val="BodyText"/>
        <w:ind w:left="688"/>
        <w:rPr>
          <w:del w:id="1630" w:author="Benjamin Meyer" w:date="2023-04-18T10:26:00Z"/>
        </w:rPr>
      </w:pPr>
      <w:del w:id="1631" w:author="Benjamin Meyer" w:date="2023-04-18T10:26:00Z">
        <w:r>
          <w:delText>Phone: 907-260-0132</w:delText>
        </w:r>
      </w:del>
    </w:p>
    <w:p w14:paraId="33CC1CD6" w14:textId="77777777" w:rsidR="00E81AA7" w:rsidRDefault="00E81AA7" w:rsidP="00E81AA7">
      <w:pPr>
        <w:pStyle w:val="BodyText"/>
        <w:spacing w:before="2"/>
        <w:rPr>
          <w:del w:id="1632" w:author="Benjamin Meyer" w:date="2023-04-18T10:26:00Z"/>
        </w:rPr>
      </w:pPr>
    </w:p>
    <w:p w14:paraId="387B1B8E" w14:textId="77777777" w:rsidR="00E81AA7" w:rsidRDefault="00E81AA7" w:rsidP="00E81AA7">
      <w:pPr>
        <w:pStyle w:val="Heading2"/>
      </w:pPr>
      <w:bookmarkStart w:id="1633" w:name="_Toc96073992"/>
      <w:bookmarkStart w:id="1634" w:name="_Toc117087872"/>
      <w:bookmarkStart w:id="1635" w:name="_Toc125541901"/>
      <w:bookmarkStart w:id="1636" w:name="_Toc132706074"/>
      <w:r>
        <w:t>Jack Blackwell</w:t>
      </w:r>
      <w:bookmarkEnd w:id="1633"/>
      <w:bookmarkEnd w:id="1634"/>
      <w:bookmarkEnd w:id="1635"/>
      <w:bookmarkEnd w:id="1636"/>
    </w:p>
    <w:p w14:paraId="65DCD9F2" w14:textId="77777777" w:rsidR="00E81AA7" w:rsidRDefault="00E81AA7" w:rsidP="00E81AA7">
      <w:pPr>
        <w:pStyle w:val="BodyText"/>
        <w:spacing w:line="275" w:lineRule="exact"/>
        <w:ind w:left="688"/>
      </w:pPr>
      <w:r>
        <w:t>Alaska State Parks</w:t>
      </w:r>
    </w:p>
    <w:p w14:paraId="64A1FE11" w14:textId="77777777" w:rsidR="00E81AA7" w:rsidRDefault="00E81AA7" w:rsidP="00E81AA7">
      <w:pPr>
        <w:pStyle w:val="BodyText"/>
        <w:ind w:left="688"/>
      </w:pPr>
      <w:r>
        <w:t>Kenai River Special Management Area</w:t>
      </w:r>
    </w:p>
    <w:p w14:paraId="359CB442" w14:textId="77777777" w:rsidR="00E81AA7" w:rsidRDefault="00E81AA7" w:rsidP="003D1562">
      <w:pPr>
        <w:pStyle w:val="BodyText"/>
        <w:ind w:left="688" w:right="4680"/>
      </w:pPr>
      <w:r>
        <w:t xml:space="preserve">P.O. Box 1247 Soldotna, AK 99669 </w:t>
      </w:r>
      <w:del w:id="1637" w:author="Benjamin Meyer" w:date="2023-04-18T10:26:00Z">
        <w:r>
          <w:delText>Phone:</w:delText>
        </w:r>
        <w:r>
          <w:rPr>
            <w:spacing w:val="18"/>
          </w:rPr>
          <w:delText xml:space="preserve"> </w:delText>
        </w:r>
        <w:r>
          <w:rPr>
            <w:spacing w:val="-3"/>
          </w:rPr>
          <w:delText>907-262-5581</w:delText>
        </w:r>
      </w:del>
    </w:p>
    <w:p w14:paraId="24514384" w14:textId="77777777" w:rsidR="000A657C" w:rsidRDefault="000A657C" w:rsidP="000A657C">
      <w:pPr>
        <w:pStyle w:val="BodyText"/>
        <w:ind w:left="688"/>
        <w:rPr>
          <w:ins w:id="1638" w:author="Benjamin Meyer" w:date="2023-04-18T10:26:00Z"/>
        </w:rPr>
      </w:pPr>
      <w:ins w:id="1639" w:author="Benjamin Meyer" w:date="2023-04-18T10:26:00Z">
        <w:r>
          <w:t>Phone:</w:t>
        </w:r>
        <w:r>
          <w:rPr>
            <w:spacing w:val="18"/>
          </w:rPr>
          <w:t xml:space="preserve"> </w:t>
        </w:r>
        <w:r>
          <w:rPr>
            <w:spacing w:val="-3"/>
          </w:rPr>
          <w:t>907-262-5581</w:t>
        </w:r>
      </w:ins>
    </w:p>
    <w:p w14:paraId="5C97D20E" w14:textId="77777777" w:rsidR="000A657C" w:rsidRDefault="000A657C" w:rsidP="000A657C">
      <w:pPr>
        <w:pStyle w:val="BodyText"/>
        <w:spacing w:before="1"/>
        <w:rPr>
          <w:ins w:id="1640" w:author="Benjamin Meyer" w:date="2023-04-18T10:26:00Z"/>
        </w:rPr>
      </w:pPr>
    </w:p>
    <w:p w14:paraId="47623847" w14:textId="77777777" w:rsidR="000A657C" w:rsidRPr="00635EC2" w:rsidRDefault="000A657C" w:rsidP="000A657C">
      <w:pPr>
        <w:pStyle w:val="BodyText"/>
        <w:ind w:firstLine="688"/>
        <w:rPr>
          <w:ins w:id="1641" w:author="Benjamin Meyer" w:date="2023-04-18T10:26:00Z"/>
          <w:b/>
          <w:i/>
        </w:rPr>
      </w:pPr>
      <w:ins w:id="1642" w:author="Benjamin Meyer" w:date="2023-04-18T10:26:00Z">
        <w:r>
          <w:rPr>
            <w:b/>
            <w:i/>
          </w:rPr>
          <w:t>Ruth D’Amico</w:t>
        </w:r>
      </w:ins>
    </w:p>
    <w:p w14:paraId="57BC18E6" w14:textId="77777777" w:rsidR="00E81AA7" w:rsidRDefault="00E81AA7" w:rsidP="00E81AA7">
      <w:pPr>
        <w:pStyle w:val="BodyText"/>
        <w:spacing w:before="1"/>
        <w:rPr>
          <w:del w:id="1643" w:author="Benjamin Meyer" w:date="2023-04-18T10:26:00Z"/>
        </w:rPr>
      </w:pPr>
    </w:p>
    <w:p w14:paraId="66140FFC" w14:textId="77777777" w:rsidR="00E81AA7" w:rsidRDefault="00E81AA7" w:rsidP="00E81AA7">
      <w:pPr>
        <w:pStyle w:val="Heading2"/>
        <w:spacing w:before="1"/>
        <w:rPr>
          <w:del w:id="1644" w:author="Benjamin Meyer" w:date="2023-04-18T10:26:00Z"/>
        </w:rPr>
      </w:pPr>
      <w:bookmarkStart w:id="1645" w:name="_Toc96073993"/>
      <w:del w:id="1646" w:author="Benjamin Meyer" w:date="2023-04-18T10:26:00Z">
        <w:r>
          <w:delText>Francisco B</w:delText>
        </w:r>
        <w:r>
          <w:rPr>
            <w:spacing w:val="-8"/>
          </w:rPr>
          <w:delText xml:space="preserve"> </w:delText>
        </w:r>
        <w:r>
          <w:delText>Sanchez</w:delText>
        </w:r>
        <w:bookmarkEnd w:id="1645"/>
      </w:del>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E15E9CA" w:rsidR="00E81AA7" w:rsidRPr="00505ACF" w:rsidRDefault="00E81AA7" w:rsidP="00E81AA7">
      <w:pPr>
        <w:pStyle w:val="BodyText"/>
        <w:ind w:left="688"/>
      </w:pPr>
      <w:r>
        <w:t>Phone: 907-288-</w:t>
      </w:r>
      <w:ins w:id="1647" w:author="Benjamin Meyer" w:date="2023-04-18T10:26:00Z">
        <w:r w:rsidR="000A657C">
          <w:t>7730</w:t>
        </w:r>
      </w:ins>
      <w:del w:id="1648" w:author="Benjamin Meyer" w:date="2023-04-18T10:26:00Z">
        <w:r>
          <w:delText>3178</w:delText>
        </w:r>
      </w:del>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ins w:id="1649" w:author="Benjamin Meyer" w:date="2023-04-18T10:26:00Z"/>
          <w:b/>
          <w:i/>
        </w:rPr>
      </w:pPr>
      <w:ins w:id="1650" w:author="Benjamin Meyer" w:date="2023-04-18T10:26:00Z">
        <w:r>
          <w:rPr>
            <w:b/>
            <w:i/>
          </w:rPr>
          <w:t xml:space="preserve">Gary </w:t>
        </w:r>
        <w:proofErr w:type="spellStart"/>
        <w:r>
          <w:rPr>
            <w:b/>
            <w:i/>
          </w:rPr>
          <w:t>Fandrei</w:t>
        </w:r>
        <w:proofErr w:type="spellEnd"/>
      </w:ins>
    </w:p>
    <w:p w14:paraId="180510B4" w14:textId="77777777" w:rsidR="00E81AA7" w:rsidRDefault="00E81AA7" w:rsidP="00E81AA7">
      <w:pPr>
        <w:pStyle w:val="Heading2"/>
        <w:rPr>
          <w:del w:id="1651" w:author="Benjamin Meyer" w:date="2023-04-18T10:26:00Z"/>
        </w:rPr>
      </w:pPr>
      <w:bookmarkStart w:id="1652" w:name="_Toc96073994"/>
      <w:del w:id="1653" w:author="Benjamin Meyer" w:date="2023-04-18T10:26:00Z">
        <w:r>
          <w:delText>Dean Day</w:delText>
        </w:r>
        <w:bookmarkEnd w:id="1652"/>
      </w:del>
    </w:p>
    <w:p w14:paraId="018D27A9" w14:textId="668128E5" w:rsidR="000A657C" w:rsidRDefault="003D1562" w:rsidP="000A657C">
      <w:pPr>
        <w:pStyle w:val="BodyText"/>
        <w:ind w:left="688"/>
        <w:rPr>
          <w:ins w:id="1654" w:author="Benjamin Meyer" w:date="2023-04-18T10:26:00Z"/>
        </w:rPr>
      </w:pPr>
      <w:r>
        <w:t>Executive Director</w:t>
      </w:r>
      <w:ins w:id="1655" w:author="Benjamin Meyer" w:date="2023-04-18T10:26:00Z">
        <w:r w:rsidR="000A657C">
          <w:t>, Emeritus</w:t>
        </w:r>
      </w:ins>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w:t>
      </w:r>
      <w:proofErr w:type="spellStart"/>
      <w:r>
        <w:t>Kalifornsky</w:t>
      </w:r>
      <w:proofErr w:type="spellEnd"/>
      <w:r>
        <w:t xml:space="preserve">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1656" w:name="_Toc96073995"/>
    </w:p>
    <w:p w14:paraId="1DCE8DD7" w14:textId="77777777" w:rsidR="00E81AA7" w:rsidRDefault="00E81AA7" w:rsidP="00E81AA7">
      <w:pPr>
        <w:pStyle w:val="Heading2"/>
      </w:pPr>
      <w:bookmarkStart w:id="1657" w:name="_Toc117087875"/>
      <w:bookmarkStart w:id="1658" w:name="_Toc125541904"/>
      <w:bookmarkStart w:id="1659" w:name="_Toc132706075"/>
      <w:r>
        <w:t>Justin Nelson</w:t>
      </w:r>
      <w:bookmarkEnd w:id="1656"/>
      <w:bookmarkEnd w:id="1657"/>
      <w:bookmarkEnd w:id="1658"/>
      <w:bookmarkEnd w:id="1659"/>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 xml:space="preserve">200 W Potter </w:t>
      </w:r>
      <w:proofErr w:type="spellStart"/>
      <w:r>
        <w:t>Dr</w:t>
      </w:r>
      <w:proofErr w:type="spellEnd"/>
      <w:r>
        <w:t xml:space="preserve">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1660" w:name="_Toc96073996"/>
      <w:bookmarkStart w:id="1661" w:name="_Toc117087876"/>
      <w:bookmarkStart w:id="1662" w:name="_Toc125541905"/>
      <w:bookmarkStart w:id="1663" w:name="_Toc132706076"/>
      <w:r>
        <w:t xml:space="preserve">Jon </w:t>
      </w:r>
      <w:proofErr w:type="spellStart"/>
      <w:r>
        <w:t>Essert</w:t>
      </w:r>
      <w:bookmarkEnd w:id="1660"/>
      <w:bookmarkEnd w:id="1661"/>
      <w:bookmarkEnd w:id="1662"/>
      <w:bookmarkEnd w:id="1663"/>
      <w:proofErr w:type="spellEnd"/>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1664" w:name="_Toc132032680"/>
      <w:bookmarkEnd w:id="1542"/>
      <w:r w:rsidRPr="004E5CF7">
        <w:lastRenderedPageBreak/>
        <w:t>Appendix</w:t>
      </w:r>
      <w:bookmarkStart w:id="1665" w:name="_Toc132706077"/>
      <w:r w:rsidR="00E81AA7" w:rsidRPr="004E5CF7">
        <w:t xml:space="preserve"> B:</w:t>
      </w:r>
      <w:r w:rsidR="00E81AA7">
        <w:t xml:space="preserve"> </w:t>
      </w:r>
      <w:bookmarkStart w:id="1666" w:name="_Hlk117087691"/>
      <w:r w:rsidR="00E81AA7">
        <w:t>Fieldwork Sampling SOP</w:t>
      </w:r>
      <w:bookmarkEnd w:id="1664"/>
      <w:bookmarkEnd w:id="1665"/>
    </w:p>
    <w:bookmarkEnd w:id="1666"/>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1667" w:name="APPENDIX_B"/>
      <w:bookmarkStart w:id="1668" w:name="_bookmark35"/>
      <w:bookmarkStart w:id="1669" w:name="_Hlk117087791"/>
      <w:bookmarkEnd w:id="1667"/>
      <w:bookmarkEnd w:id="1668"/>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9">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77777777"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41"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ins w:id="1670" w:author="Benjamin Meyer" w:date="2023-04-18T10:26:00Z"/>
          <w:rFonts w:ascii="Times" w:eastAsia="Times" w:hAnsi="Times"/>
          <w:b/>
          <w:sz w:val="24"/>
          <w:szCs w:val="20"/>
        </w:rPr>
      </w:pPr>
      <w:ins w:id="1671" w:author="Benjamin Meyer" w:date="2023-04-18T10:26:00Z">
        <w:r>
          <w:rPr>
            <w:rFonts w:ascii="Times" w:eastAsia="Times" w:hAnsi="Times"/>
            <w:b/>
            <w:sz w:val="24"/>
            <w:szCs w:val="20"/>
          </w:rPr>
          <w:t>Field Blanks …………………………………………………………………….. 7</w:t>
        </w:r>
      </w:ins>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7D385E15"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ins w:id="1672" w:author="Benjamin Meyer" w:date="2023-04-18T10:26:00Z">
        <w:r w:rsidR="000A657C" w:rsidRPr="007F6044">
          <w:rPr>
            <w:rFonts w:ascii="Times" w:eastAsia="Times" w:hAnsi="Times"/>
            <w:sz w:val="24"/>
            <w:szCs w:val="20"/>
          </w:rPr>
          <w:t>you</w:t>
        </w:r>
        <w:r w:rsidR="000A657C">
          <w:rPr>
            <w:rFonts w:ascii="Times" w:eastAsia="Times" w:hAnsi="Times"/>
            <w:sz w:val="24"/>
            <w:szCs w:val="20"/>
          </w:rPr>
          <w:t>r</w:t>
        </w:r>
      </w:ins>
      <w:del w:id="1673" w:author="Benjamin Meyer" w:date="2023-04-18T10:26:00Z">
        <w:r w:rsidRPr="007F6044">
          <w:rPr>
            <w:rFonts w:ascii="Times" w:eastAsia="Times" w:hAnsi="Times"/>
            <w:sz w:val="24"/>
            <w:szCs w:val="20"/>
          </w:rPr>
          <w:delText>you</w:delText>
        </w:r>
      </w:del>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del w:id="1674" w:author="Benjamin Meyer" w:date="2023-04-18T10:26:00Z">
        <w:r w:rsidRPr="007F6044">
          <w:rPr>
            <w:rFonts w:ascii="Times" w:eastAsia="Times" w:hAnsi="Times"/>
            <w:b/>
            <w:i/>
            <w:sz w:val="24"/>
            <w:szCs w:val="20"/>
          </w:rPr>
          <w:delText xml:space="preserve"> FOR 2022</w:delText>
        </w:r>
      </w:del>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8"/>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767E43BC"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ins w:id="1675" w:author="Benjamin Meyer" w:date="2023-04-18T10:26:00Z">
        <w:r w:rsidR="000A657C" w:rsidRPr="007F6044">
          <w:rPr>
            <w:rFonts w:ascii="Times" w:eastAsia="Times" w:hAnsi="Times"/>
            <w:sz w:val="24"/>
            <w:szCs w:val="20"/>
          </w:rPr>
          <w:t>!!!</w:t>
        </w:r>
      </w:ins>
      <w:del w:id="1676" w:author="Benjamin Meyer" w:date="2023-04-18T10:26:00Z">
        <w:r w:rsidRPr="007F6044">
          <w:rPr>
            <w:rFonts w:ascii="Times" w:eastAsia="Times" w:hAnsi="Times"/>
            <w:sz w:val="24"/>
            <w:szCs w:val="20"/>
          </w:rPr>
          <w:delText>!!!!</w:delText>
        </w:r>
      </w:del>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42"/>
          <w:footerReference w:type="default" r:id="rId43"/>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4"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31F392CE" wp14:editId="6853BA22">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77777777" w:rsidR="00E81AA7" w:rsidRPr="007F6044" w:rsidRDefault="00E81AA7" w:rsidP="00CD7519">
      <w:pPr>
        <w:widowControl/>
        <w:numPr>
          <w:ilvl w:val="0"/>
          <w:numId w:val="27"/>
        </w:numPr>
        <w:autoSpaceDE/>
        <w:autoSpaceDN/>
        <w:rPr>
          <w:rFonts w:ascii="Times" w:eastAsia="Times" w:hAnsi="Times"/>
          <w:b/>
          <w:color w:val="C00000"/>
          <w:sz w:val="24"/>
          <w:szCs w:val="20"/>
          <w:u w:val="single"/>
        </w:rPr>
      </w:pPr>
      <w:del w:id="1677" w:author="Benjamin Meyer" w:date="2023-04-18T10:26:00Z">
        <w:r w:rsidRPr="007F6044">
          <w:rPr>
            <w:rFonts w:ascii="Times" w:eastAsia="Times" w:hAnsi="Times"/>
            <w:b/>
            <w:color w:val="C00000"/>
            <w:sz w:val="24"/>
            <w:szCs w:val="20"/>
            <w:u w:val="single"/>
          </w:rPr>
          <w:delText xml:space="preserve">PLEASE NOTE </w:delText>
        </w:r>
      </w:del>
      <w:r w:rsidRPr="007F6044">
        <w:rPr>
          <w:rFonts w:ascii="Times" w:eastAsia="Times" w:hAnsi="Times"/>
          <w:b/>
          <w:color w:val="C00000"/>
          <w:sz w:val="24"/>
          <w:szCs w:val="20"/>
          <w:u w:val="single"/>
        </w:rPr>
        <w:t>NEW CHANGES TO DISSOLVED METALS COLLECTION</w:t>
      </w:r>
      <w:del w:id="1678" w:author="Benjamin Meyer" w:date="2023-04-18T10:26:00Z">
        <w:r w:rsidRPr="007F6044">
          <w:rPr>
            <w:rFonts w:ascii="Times" w:eastAsia="Times" w:hAnsi="Times"/>
            <w:b/>
            <w:color w:val="C00000"/>
            <w:sz w:val="24"/>
            <w:szCs w:val="20"/>
            <w:u w:val="single"/>
          </w:rPr>
          <w:delText xml:space="preserve"> BEGINNING JULY 2022</w:delText>
        </w:r>
      </w:del>
      <w:r w:rsidRPr="007F6044">
        <w:rPr>
          <w:rFonts w:ascii="Times" w:eastAsia="Times" w:hAnsi="Times"/>
          <w:b/>
          <w:color w:val="C00000"/>
          <w:sz w:val="24"/>
          <w:szCs w:val="20"/>
          <w:u w:val="single"/>
        </w:rPr>
        <w:t>:</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ins w:id="1679" w:author="Benjamin Meyer" w:date="2023-04-18T10:26:00Z"/>
          <w:rFonts w:ascii="Times" w:eastAsia="Times" w:hAnsi="Times"/>
          <w:b/>
          <w:color w:val="C00000"/>
          <w:sz w:val="24"/>
          <w:szCs w:val="20"/>
          <w:u w:val="single"/>
        </w:rPr>
      </w:pPr>
      <w:ins w:id="1680" w:author="Benjamin Meyer" w:date="2023-04-18T10:26:00Z">
        <w:r>
          <w:rPr>
            <w:rFonts w:ascii="Times" w:eastAsia="Times" w:hAnsi="Times"/>
            <w:b/>
            <w:color w:val="C00000"/>
            <w:sz w:val="24"/>
            <w:szCs w:val="20"/>
            <w:u w:val="single"/>
          </w:rPr>
          <w:t>See note on Field Blank collection below if your site has been randomly assigned a Field Blank</w:t>
        </w:r>
      </w:ins>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5E220A5C"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4338BDD" w14:textId="77777777" w:rsidR="000A657C" w:rsidRDefault="000A657C" w:rsidP="00CD7519">
      <w:pPr>
        <w:widowControl/>
        <w:numPr>
          <w:ilvl w:val="0"/>
          <w:numId w:val="16"/>
        </w:numPr>
        <w:autoSpaceDE/>
        <w:autoSpaceDN/>
        <w:rPr>
          <w:ins w:id="1681" w:author="Benjamin Meyer" w:date="2023-04-18T10:26:00Z"/>
          <w:rFonts w:ascii="Times" w:eastAsia="Times" w:hAnsi="Times"/>
          <w:sz w:val="24"/>
          <w:szCs w:val="20"/>
        </w:rPr>
      </w:pPr>
      <w:ins w:id="1682" w:author="Benjamin Meyer" w:date="2023-04-18T10:26:00Z">
        <w:r>
          <w:rPr>
            <w:rFonts w:ascii="Times" w:eastAsia="Times" w:hAnsi="Times"/>
            <w:sz w:val="24"/>
            <w:szCs w:val="20"/>
          </w:rPr>
          <w:t>If your site has been randomly assigned a field blank</w:t>
        </w:r>
      </w:ins>
    </w:p>
    <w:p w14:paraId="5889929F" w14:textId="77777777" w:rsidR="000A657C" w:rsidRPr="007F6044" w:rsidRDefault="000A657C" w:rsidP="00CD7519">
      <w:pPr>
        <w:widowControl/>
        <w:numPr>
          <w:ilvl w:val="1"/>
          <w:numId w:val="16"/>
        </w:numPr>
        <w:autoSpaceDE/>
        <w:autoSpaceDN/>
        <w:rPr>
          <w:ins w:id="1683" w:author="Benjamin Meyer" w:date="2023-04-18T10:26:00Z"/>
          <w:rFonts w:ascii="Times" w:eastAsia="Times" w:hAnsi="Times"/>
          <w:sz w:val="24"/>
          <w:szCs w:val="20"/>
        </w:rPr>
      </w:pP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6"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w:t>
      </w:r>
      <w:proofErr w:type="gramStart"/>
      <w:r w:rsidRPr="007F6044">
        <w:rPr>
          <w:rFonts w:ascii="Times" w:eastAsia="Times" w:hAnsi="Times"/>
          <w:b/>
          <w:sz w:val="24"/>
          <w:szCs w:val="20"/>
        </w:rPr>
        <w:t>Summer</w:t>
      </w:r>
      <w:proofErr w:type="gramEnd"/>
      <w:r w:rsidRPr="007F6044">
        <w:rPr>
          <w:rFonts w:ascii="Times" w:eastAsia="Times" w:hAnsi="Times"/>
          <w:b/>
          <w:sz w:val="24"/>
          <w:szCs w:val="20"/>
        </w:rPr>
        <w:t xml:space="preserve">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w:t>
      </w:r>
      <w:proofErr w:type="spellStart"/>
      <w:r w:rsidRPr="007F6044">
        <w:rPr>
          <w:rFonts w:ascii="Times" w:eastAsia="Times" w:hAnsi="Times"/>
          <w:sz w:val="24"/>
          <w:szCs w:val="20"/>
        </w:rPr>
        <w:t>HCl</w:t>
      </w:r>
      <w:proofErr w:type="spellEnd"/>
      <w:r w:rsidRPr="007F6044">
        <w:rPr>
          <w:rFonts w:ascii="Times" w:eastAsia="Times" w:hAnsi="Times"/>
          <w:sz w:val="24"/>
          <w:szCs w:val="20"/>
        </w:rPr>
        <w:t>)</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w:t>
      </w:r>
      <w:proofErr w:type="spellStart"/>
      <w:r w:rsidRPr="007F6044">
        <w:rPr>
          <w:rFonts w:ascii="Times" w:eastAsia="Times" w:hAnsi="Times"/>
          <w:i/>
          <w:sz w:val="24"/>
          <w:szCs w:val="20"/>
        </w:rPr>
        <w:t>HCl</w:t>
      </w:r>
      <w:proofErr w:type="spellEnd"/>
      <w:r w:rsidRPr="007F6044">
        <w:rPr>
          <w:rFonts w:ascii="Times" w:eastAsia="Times" w:hAnsi="Times"/>
          <w:i/>
          <w:sz w:val="24"/>
          <w:szCs w:val="20"/>
        </w:rPr>
        <w:t>)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w:t>
      </w:r>
      <w:proofErr w:type="gramStart"/>
      <w:r w:rsidRPr="007F6044">
        <w:rPr>
          <w:rFonts w:ascii="Times" w:eastAsia="Times" w:hAnsi="Times"/>
          <w:b/>
          <w:sz w:val="24"/>
          <w:szCs w:val="20"/>
        </w:rPr>
        <w:t>)-</w:t>
      </w:r>
      <w:proofErr w:type="gramEnd"/>
      <w:r w:rsidRPr="007F6044">
        <w:rPr>
          <w:rFonts w:ascii="Times" w:eastAsia="Times" w:hAnsi="Times"/>
          <w:b/>
          <w:sz w:val="24"/>
          <w:szCs w:val="20"/>
        </w:rPr>
        <w:t xml:space="preserve">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lastRenderedPageBreak/>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7"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ins w:id="1684" w:author="Benjamin Meyer" w:date="2023-04-18T10:26:00Z"/>
          <w:rFonts w:ascii="Times" w:eastAsia="Times" w:hAnsi="Times"/>
          <w:b/>
          <w:color w:val="C00000"/>
          <w:sz w:val="24"/>
          <w:szCs w:val="20"/>
          <w:u w:val="single"/>
        </w:rPr>
      </w:pPr>
      <w:ins w:id="1685" w:author="Benjamin Meyer" w:date="2023-04-18T10:26:00Z">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ins>
    </w:p>
    <w:p w14:paraId="6E8782DF" w14:textId="77777777" w:rsidR="000A657C" w:rsidRPr="007F6044" w:rsidRDefault="000A657C" w:rsidP="00CD7519">
      <w:pPr>
        <w:widowControl/>
        <w:numPr>
          <w:ilvl w:val="1"/>
          <w:numId w:val="27"/>
        </w:numPr>
        <w:autoSpaceDE/>
        <w:autoSpaceDN/>
        <w:rPr>
          <w:ins w:id="1686" w:author="Benjamin Meyer" w:date="2023-04-18T10:26:00Z"/>
          <w:rFonts w:ascii="Times" w:eastAsia="Times" w:hAnsi="Times"/>
          <w:b/>
          <w:color w:val="C00000"/>
          <w:sz w:val="24"/>
          <w:szCs w:val="20"/>
          <w:u w:val="single"/>
        </w:rPr>
      </w:pPr>
      <w:ins w:id="1687" w:author="Benjamin Meyer" w:date="2023-04-18T10:26:00Z">
        <w:r>
          <w:rPr>
            <w:rFonts w:ascii="Times" w:eastAsia="Times" w:hAnsi="Times"/>
            <w:b/>
            <w:color w:val="C00000"/>
            <w:sz w:val="24"/>
            <w:szCs w:val="20"/>
            <w:u w:val="single"/>
          </w:rPr>
          <w:t>See note on Field Blank collection below if your site has been randomly assigned a Total Metals Field Blank</w:t>
        </w:r>
      </w:ins>
    </w:p>
    <w:p w14:paraId="3D5C12AE" w14:textId="77777777" w:rsidR="00E81AA7" w:rsidRPr="007F6044" w:rsidRDefault="00E81AA7" w:rsidP="00E81AA7">
      <w:pPr>
        <w:widowControl/>
        <w:autoSpaceDE/>
        <w:autoSpaceDN/>
        <w:rPr>
          <w:rFonts w:ascii="Times" w:eastAsia="Times" w:hAnsi="Times"/>
          <w:sz w:val="24"/>
          <w:szCs w:val="20"/>
        </w:rPr>
      </w:pPr>
    </w:p>
    <w:p w14:paraId="104568E4" w14:textId="77777777"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51D5B7D6"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56F52B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0AC55B54" w14:textId="77777777" w:rsidR="00E81AA7" w:rsidRPr="007F6044" w:rsidRDefault="00E81AA7" w:rsidP="00E81AA7">
      <w:pPr>
        <w:widowControl/>
        <w:autoSpaceDE/>
        <w:autoSpaceDN/>
        <w:rPr>
          <w:rFonts w:ascii="Times" w:eastAsia="Times" w:hAnsi="Times"/>
          <w:sz w:val="24"/>
          <w:szCs w:val="20"/>
        </w:rPr>
      </w:pP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48"/>
          <w:footerReference w:type="default" r:id="rId49"/>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0"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51"/>
          <w:footerReference w:type="default" r:id="rId52"/>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3"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ins w:id="1714" w:author="Benjamin Meyer" w:date="2023-04-18T10:26:00Z"/>
          <w:rFonts w:ascii="Times" w:eastAsia="Times" w:hAnsi="Times"/>
          <w:sz w:val="24"/>
          <w:szCs w:val="20"/>
        </w:rPr>
      </w:pPr>
      <w:commentRangeStart w:id="1715"/>
      <w:ins w:id="1716" w:author="Benjamin Meyer" w:date="2023-04-18T10:26:00Z">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ins>
    </w:p>
    <w:p w14:paraId="46AF8CF2" w14:textId="77777777" w:rsidR="000A657C" w:rsidRDefault="000A657C" w:rsidP="000A657C">
      <w:pPr>
        <w:widowControl/>
        <w:autoSpaceDE/>
        <w:autoSpaceDN/>
        <w:rPr>
          <w:ins w:id="1717" w:author="Benjamin Meyer" w:date="2023-04-18T10:26:00Z"/>
          <w:rFonts w:ascii="Times" w:eastAsia="Times" w:hAnsi="Times"/>
          <w:sz w:val="24"/>
          <w:szCs w:val="20"/>
        </w:rPr>
      </w:pPr>
    </w:p>
    <w:p w14:paraId="021E0878" w14:textId="57BF0A03" w:rsidR="00E81AA7" w:rsidRPr="007F6044" w:rsidRDefault="000A657C" w:rsidP="00E81AA7">
      <w:pPr>
        <w:widowControl/>
        <w:autoSpaceDE/>
        <w:autoSpaceDN/>
        <w:rPr>
          <w:rFonts w:ascii="Times" w:eastAsia="Times" w:hAnsi="Times"/>
          <w:sz w:val="24"/>
          <w:szCs w:val="20"/>
        </w:rPr>
      </w:pPr>
      <w:ins w:id="1718" w:author="Benjamin Meyer" w:date="2023-04-18T10:26:00Z">
        <w:r>
          <w:rPr>
            <w:rFonts w:ascii="Times" w:eastAsia="Times" w:hAnsi="Times"/>
            <w:sz w:val="24"/>
            <w:szCs w:val="20"/>
          </w:rPr>
          <w:t>To collect a field blank, use the same, normal method described for the parameter (dissolved metals or total metals). Rather than river water, use ultra-pure distilled water provided by the laboratory. A bottle of ultra-pure distilled water will be provided by the laboratory, and the water quality coordinator will provide training on this collection procedure.</w:t>
        </w:r>
        <w:commentRangeEnd w:id="1715"/>
        <w:r>
          <w:rPr>
            <w:rStyle w:val="CommentReference"/>
          </w:rPr>
          <w:commentReference w:id="1715"/>
        </w:r>
      </w:ins>
    </w:p>
    <w:p w14:paraId="5537A335" w14:textId="77777777" w:rsidR="00E81AA7" w:rsidRPr="007F6044" w:rsidRDefault="00E81AA7" w:rsidP="00E81AA7">
      <w:pPr>
        <w:widowControl/>
        <w:autoSpaceDE/>
        <w:autoSpaceDN/>
        <w:rPr>
          <w:rFonts w:ascii="Times" w:eastAsia="Times" w:hAnsi="Times"/>
          <w:sz w:val="24"/>
          <w:szCs w:val="20"/>
        </w:rPr>
      </w:pPr>
    </w:p>
    <w:p w14:paraId="527D0A43" w14:textId="4ED8E4AF" w:rsidR="00E81AA7" w:rsidRPr="007F6044" w:rsidRDefault="00E81AA7" w:rsidP="00E81AA7">
      <w:pPr>
        <w:widowControl/>
        <w:adjustRightInd w:val="0"/>
        <w:rPr>
          <w:rFonts w:ascii="Calibri" w:eastAsia="Calibri" w:hAnsi="Calibri" w:cs="Calibri"/>
          <w:b/>
          <w:bCs/>
          <w:color w:val="2D74B5"/>
          <w:sz w:val="26"/>
          <w:szCs w:val="26"/>
        </w:rPr>
      </w:pPr>
      <w:bookmarkStart w:id="1719" w:name="_Toc132032681"/>
      <w:r w:rsidRPr="007F6044">
        <w:rPr>
          <w:rFonts w:ascii="Calibri" w:eastAsia="Calibri" w:hAnsi="Calibri" w:cs="Calibri"/>
          <w:b/>
          <w:bCs/>
          <w:color w:val="2D74B5"/>
          <w:sz w:val="26"/>
          <w:szCs w:val="26"/>
        </w:rPr>
        <w:lastRenderedPageBreak/>
        <w:t xml:space="preserve">Appendix </w:t>
      </w:r>
      <w:ins w:id="1720" w:author="Benjamin Meyer" w:date="2023-04-18T10:26:00Z">
        <w:r w:rsidR="000A657C">
          <w:rPr>
            <w:rFonts w:eastAsia="Calibri"/>
            <w:b/>
            <w:bCs/>
          </w:rPr>
          <w:t>B1</w:t>
        </w:r>
      </w:ins>
      <w:del w:id="1721" w:author="Benjamin Meyer" w:date="2023-04-18T10:26:00Z">
        <w:r w:rsidRPr="007F6044">
          <w:rPr>
            <w:rFonts w:ascii="Calibri" w:eastAsia="Calibri" w:hAnsi="Calibri" w:cs="Calibri"/>
            <w:b/>
            <w:bCs/>
            <w:color w:val="2D74B5"/>
            <w:sz w:val="26"/>
            <w:szCs w:val="26"/>
          </w:rPr>
          <w:delText>A</w:delText>
        </w:r>
      </w:del>
      <w:r w:rsidRPr="007F6044">
        <w:rPr>
          <w:rFonts w:ascii="Calibri" w:eastAsia="Calibri" w:hAnsi="Calibri" w:cs="Calibri"/>
          <w:b/>
          <w:bCs/>
          <w:color w:val="2D74B5"/>
          <w:sz w:val="26"/>
          <w:szCs w:val="26"/>
        </w:rPr>
        <w:t>: “Clean Hands, Dirty Hands” Sampling Technique</w:t>
      </w:r>
      <w:bookmarkEnd w:id="1719"/>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w:t>
      </w:r>
      <w:proofErr w:type="spellStart"/>
      <w:r w:rsidRPr="007F6044">
        <w:rPr>
          <w:rFonts w:ascii="Calibri" w:eastAsia="Calibri" w:hAnsi="Calibri" w:cs="Calibri"/>
          <w:color w:val="000000"/>
        </w:rPr>
        <w:t>Ziplock</w:t>
      </w:r>
      <w:proofErr w:type="spellEnd"/>
      <w:r w:rsidRPr="007F6044">
        <w:rPr>
          <w:rFonts w:ascii="Calibri" w:eastAsia="Calibri" w:hAnsi="Calibri" w:cs="Calibri"/>
          <w:color w:val="000000"/>
        </w:rPr>
        <w:t xml:space="preserve">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Apsens,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bookmarkEnd w:id="1669"/>
    <w:p w14:paraId="71C9E05E" w14:textId="77777777" w:rsidR="000A657C" w:rsidRDefault="000A657C" w:rsidP="000A657C">
      <w:pPr>
        <w:widowControl/>
        <w:autoSpaceDE/>
        <w:autoSpaceDN/>
        <w:rPr>
          <w:ins w:id="1722" w:author="Benjamin Meyer" w:date="2023-04-18T10:26:00Z"/>
          <w:rFonts w:ascii="Times" w:eastAsia="Times" w:hAnsi="Times"/>
          <w:i/>
          <w:sz w:val="24"/>
          <w:szCs w:val="20"/>
        </w:rPr>
      </w:pPr>
    </w:p>
    <w:p w14:paraId="68B16B56" w14:textId="77777777" w:rsidR="000A657C" w:rsidRDefault="000A657C" w:rsidP="000A657C">
      <w:pPr>
        <w:widowControl/>
        <w:autoSpaceDE/>
        <w:autoSpaceDN/>
        <w:rPr>
          <w:ins w:id="1723" w:author="Benjamin Meyer" w:date="2023-04-18T10:26:00Z"/>
          <w:rFonts w:ascii="Times" w:eastAsia="Times" w:hAnsi="Times"/>
          <w:i/>
          <w:sz w:val="24"/>
          <w:szCs w:val="20"/>
        </w:rPr>
        <w:sectPr w:rsidR="000A657C">
          <w:headerReference w:type="default" r:id="rId54"/>
          <w:footerReference w:type="default" r:id="rId55"/>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ins w:id="1724" w:author="Benjamin Meyer" w:date="2023-04-18T10:26:00Z"/>
          <w:rFonts w:ascii="Times" w:eastAsia="Times" w:hAnsi="Times"/>
          <w:b/>
          <w:i/>
          <w:sz w:val="24"/>
          <w:szCs w:val="24"/>
        </w:rPr>
      </w:pPr>
      <w:ins w:id="1725" w:author="Benjamin Meyer" w:date="2023-04-18T10:26:00Z">
        <w:r w:rsidRPr="007F6044">
          <w:rPr>
            <w:rFonts w:ascii="Times" w:eastAsia="Times" w:hAnsi="Times"/>
            <w:i/>
            <w:sz w:val="24"/>
            <w:szCs w:val="20"/>
          </w:rPr>
          <w:lastRenderedPageBreak/>
          <w:t xml:space="preserve"> </w:t>
        </w:r>
      </w:ins>
    </w:p>
    <w:p w14:paraId="06ED1D0C" w14:textId="6EC31F60" w:rsidR="00E81AA7" w:rsidRPr="005473BA" w:rsidRDefault="000A657C" w:rsidP="00E81AA7">
      <w:pPr>
        <w:spacing w:before="62"/>
        <w:ind w:left="10560" w:right="117" w:firstLine="1449"/>
        <w:jc w:val="right"/>
        <w:rPr>
          <w:del w:id="1726" w:author="Benjamin Meyer" w:date="2023-04-18T10:26:00Z"/>
          <w:b/>
          <w:sz w:val="24"/>
          <w:szCs w:val="24"/>
        </w:rPr>
      </w:pPr>
      <w:bookmarkStart w:id="1727" w:name="_Toc132032682"/>
      <w:ins w:id="1728" w:author="Benjamin Meyer" w:date="2023-04-18T10:26:00Z">
        <w:r w:rsidRPr="005473BA">
          <w:rPr>
            <w:b/>
            <w:sz w:val="24"/>
            <w:szCs w:val="24"/>
          </w:rPr>
          <w:t>Appendix C:</w:t>
        </w:r>
      </w:ins>
      <w:r w:rsidR="00E81AA7" w:rsidRPr="005473BA">
        <w:rPr>
          <w:b/>
          <w:sz w:val="24"/>
          <w:szCs w:val="24"/>
        </w:rPr>
        <w:t xml:space="preserve"> Kenai River Watershed </w:t>
      </w:r>
      <w:del w:id="1729" w:author="Benjamin Meyer" w:date="2023-04-18T10:26:00Z">
        <w:r w:rsidR="00E81AA7" w:rsidRPr="005473BA">
          <w:rPr>
            <w:b/>
            <w:sz w:val="24"/>
            <w:szCs w:val="24"/>
          </w:rPr>
          <w:delText>Monitoring</w:delText>
        </w:r>
        <w:r w:rsidR="00E81AA7" w:rsidRPr="005473BA">
          <w:rPr>
            <w:b/>
            <w:spacing w:val="-12"/>
            <w:sz w:val="24"/>
            <w:szCs w:val="24"/>
          </w:rPr>
          <w:delText xml:space="preserve"> </w:delText>
        </w:r>
        <w:r w:rsidR="00E81AA7" w:rsidRPr="005473BA">
          <w:rPr>
            <w:b/>
            <w:sz w:val="24"/>
            <w:szCs w:val="24"/>
          </w:rPr>
          <w:delText>Program</w:delText>
        </w:r>
      </w:del>
    </w:p>
    <w:p w14:paraId="5180035D" w14:textId="77777777" w:rsidR="00E81AA7" w:rsidRPr="005473BA" w:rsidRDefault="00E81AA7" w:rsidP="00E81AA7">
      <w:pPr>
        <w:ind w:right="118"/>
        <w:jc w:val="right"/>
        <w:rPr>
          <w:del w:id="1730" w:author="Benjamin Meyer" w:date="2023-04-18T10:26:00Z"/>
          <w:b/>
          <w:sz w:val="24"/>
          <w:szCs w:val="24"/>
        </w:rPr>
      </w:pPr>
      <w:del w:id="1731" w:author="Benjamin Meyer" w:date="2023-04-18T10:26:00Z">
        <w:r w:rsidRPr="005473BA">
          <w:rPr>
            <w:b/>
            <w:sz w:val="24"/>
            <w:szCs w:val="24"/>
          </w:rPr>
          <w:delText>January 2023 QAPP v4</w:delText>
        </w:r>
      </w:del>
    </w:p>
    <w:p w14:paraId="370DF4DB" w14:textId="77777777" w:rsidR="00E81AA7" w:rsidRPr="005473BA" w:rsidRDefault="00E81AA7" w:rsidP="00E81AA7">
      <w:pPr>
        <w:pStyle w:val="BodyText"/>
        <w:spacing w:before="7"/>
        <w:rPr>
          <w:del w:id="1732" w:author="Benjamin Meyer" w:date="2023-04-18T10:26:00Z"/>
          <w:b/>
        </w:rPr>
      </w:pPr>
    </w:p>
    <w:p w14:paraId="2D7748E1" w14:textId="77777777" w:rsidR="00E81AA7" w:rsidRPr="005473BA" w:rsidRDefault="00E81AA7" w:rsidP="00E81AA7">
      <w:pPr>
        <w:spacing w:before="90"/>
        <w:ind w:left="2371" w:right="2380"/>
        <w:jc w:val="center"/>
        <w:rPr>
          <w:del w:id="1733" w:author="Benjamin Meyer" w:date="2023-04-18T10:26:00Z"/>
          <w:b/>
          <w:sz w:val="24"/>
          <w:szCs w:val="24"/>
        </w:rPr>
      </w:pPr>
      <w:bookmarkStart w:id="1734" w:name="Appendix_C"/>
      <w:bookmarkStart w:id="1735" w:name="_bookmark36"/>
      <w:bookmarkEnd w:id="1734"/>
      <w:bookmarkEnd w:id="1735"/>
      <w:del w:id="1736" w:author="Benjamin Meyer" w:date="2023-04-18T10:26:00Z">
        <w:r w:rsidRPr="005473BA">
          <w:rPr>
            <w:b/>
            <w:sz w:val="24"/>
            <w:szCs w:val="24"/>
          </w:rPr>
          <w:delText>Appendix C</w:delText>
        </w:r>
      </w:del>
    </w:p>
    <w:p w14:paraId="5433B8FA" w14:textId="77777777" w:rsidR="00E81AA7" w:rsidRPr="005473BA" w:rsidRDefault="00E81AA7" w:rsidP="00E81AA7">
      <w:pPr>
        <w:pStyle w:val="BodyText"/>
        <w:rPr>
          <w:del w:id="1737" w:author="Benjamin Meyer" w:date="2023-04-18T10:26:00Z"/>
          <w:b/>
        </w:rPr>
      </w:pPr>
    </w:p>
    <w:p w14:paraId="5F4C3578" w14:textId="77777777" w:rsidR="00E81AA7" w:rsidRPr="005473BA" w:rsidRDefault="00E81AA7" w:rsidP="00E81AA7">
      <w:pPr>
        <w:pStyle w:val="BodyText"/>
        <w:rPr>
          <w:del w:id="1738" w:author="Benjamin Meyer" w:date="2023-04-18T10:26:00Z"/>
          <w:b/>
        </w:rPr>
      </w:pPr>
    </w:p>
    <w:p w14:paraId="09AC36F5" w14:textId="28A11990" w:rsidR="00E81AA7" w:rsidRDefault="00E81AA7" w:rsidP="00E81AA7">
      <w:pPr>
        <w:ind w:left="2371" w:right="2382"/>
        <w:jc w:val="center"/>
        <w:rPr>
          <w:b/>
          <w:sz w:val="24"/>
        </w:rPr>
      </w:pPr>
      <w:bookmarkStart w:id="1739" w:name="_Hlk117090829"/>
      <w:bookmarkStart w:id="1740" w:name="_Hlk117090898"/>
      <w:del w:id="1741" w:author="Benjamin Meyer" w:date="2023-04-18T10:26:00Z">
        <w:r w:rsidRPr="005473BA">
          <w:rPr>
            <w:b/>
            <w:sz w:val="24"/>
            <w:szCs w:val="24"/>
          </w:rPr>
          <w:delText xml:space="preserve">Kenai River Watershed </w:delText>
        </w:r>
      </w:del>
      <w:r w:rsidRPr="005473BA">
        <w:rPr>
          <w:b/>
          <w:sz w:val="24"/>
          <w:szCs w:val="24"/>
        </w:rPr>
        <w:t>Water</w:t>
      </w:r>
      <w:r>
        <w:rPr>
          <w:b/>
          <w:sz w:val="24"/>
        </w:rPr>
        <w:t xml:space="preserve"> Quality Monitoring Field Data Form</w:t>
      </w:r>
      <w:bookmarkEnd w:id="1727"/>
      <w:r>
        <w:rPr>
          <w:b/>
          <w:sz w:val="24"/>
        </w:rPr>
        <w:t xml:space="preserve"> </w:t>
      </w:r>
    </w:p>
    <w:bookmarkEnd w:id="1739"/>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proofErr w:type="spellStart"/>
            <w:r>
              <w:rPr>
                <w:sz w:val="24"/>
              </w:rPr>
              <w:t>coord</w:t>
            </w:r>
            <w:proofErr w:type="spellEnd"/>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proofErr w:type="gramStart"/>
      <w:r>
        <w:t>rainy</w:t>
      </w:r>
      <w:proofErr w:type="gramEnd"/>
      <w:r>
        <w:tab/>
      </w:r>
      <w:ins w:id="1742" w:author="Benjamin Meyer" w:date="2023-04-18T10:26:00Z">
        <w:r w:rsidR="000A657C" w:rsidRPr="00DC2B02">
          <w:rPr>
            <w:sz w:val="20"/>
            <w:szCs w:val="20"/>
          </w:rPr>
          <w:tab/>
          <w:t>med</w:t>
        </w:r>
        <w:r w:rsidR="000A657C" w:rsidRPr="00DC2B02">
          <w:rPr>
            <w:sz w:val="20"/>
            <w:szCs w:val="20"/>
          </w:rPr>
          <w:tab/>
        </w:r>
      </w:ins>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75013B78" w:rsidR="00E81AA7" w:rsidRDefault="00E81AA7" w:rsidP="00E81AA7">
      <w:pPr>
        <w:pStyle w:val="BodyText"/>
        <w:tabs>
          <w:tab w:val="left" w:pos="5374"/>
          <w:tab w:val="left" w:pos="13553"/>
        </w:tabs>
        <w:ind w:left="107"/>
      </w:pPr>
      <w:del w:id="1743" w:author="Benjamin Meyer" w:date="2023-04-18T10:26:00Z">
        <w:r>
          <w:delText>Verify</w:delText>
        </w:r>
        <w:r>
          <w:rPr>
            <w:spacing w:val="-2"/>
          </w:rPr>
          <w:delText xml:space="preserve"> </w:delText>
        </w:r>
        <w:r>
          <w:delText>GPS</w:delText>
        </w:r>
        <w:r>
          <w:rPr>
            <w:spacing w:val="-2"/>
          </w:rPr>
          <w:delText xml:space="preserve"> </w:delText>
        </w:r>
        <w:r>
          <w:delText>Datum:</w:delText>
        </w:r>
        <w:r>
          <w:rPr>
            <w:u w:val="single"/>
          </w:rPr>
          <w:delText xml:space="preserve"> </w:delText>
        </w:r>
        <w:r>
          <w:rPr>
            <w:u w:val="single"/>
          </w:rPr>
          <w:tab/>
        </w:r>
      </w:del>
      <w:r>
        <w:t>YSI: Handheld Thermometer Serial</w:t>
      </w:r>
      <w:r>
        <w:rPr>
          <w:spacing w:val="-11"/>
        </w:rPr>
        <w:t xml:space="preserve"> </w:t>
      </w:r>
      <w:r>
        <w:t>Number</w:t>
      </w:r>
      <w:r>
        <w:rPr>
          <w:u w:val="single"/>
        </w:rPr>
        <w:t xml:space="preserve"> </w:t>
      </w:r>
      <w:r>
        <w:rPr>
          <w:u w:val="single"/>
        </w:rPr>
        <w:tab/>
      </w:r>
      <w:ins w:id="1744" w:author="Benjamin Meyer" w:date="2023-04-18T10:26:00Z">
        <w:r w:rsidR="000A657C">
          <w:rPr>
            <w:u w:val="single"/>
          </w:rPr>
          <w:t>___________________________________________</w:t>
        </w:r>
      </w:ins>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ins w:id="1745" w:author="Benjamin Meyer" w:date="2023-04-18T10:26:00Z">
        <w:r w:rsidR="000A657C">
          <w:rPr>
            <w:u w:val="single"/>
          </w:rPr>
          <w:t>__________________________________________________________________________________________</w:t>
        </w:r>
      </w:ins>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ins w:id="1746" w:author="Benjamin Meyer" w:date="2023-04-18T10:26:00Z">
        <w:r w:rsidR="000A657C">
          <w:rPr>
            <w:u w:val="single"/>
          </w:rPr>
          <w:t>________________</w:t>
        </w:r>
      </w:ins>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ins w:id="1747" w:author="Benjamin Meyer" w:date="2023-04-18T10:26:00Z">
        <w:r w:rsidR="000A657C">
          <w:rPr>
            <w:u w:val="single"/>
          </w:rPr>
          <w:t>_______________</w:t>
        </w:r>
      </w:ins>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158E2F2A" w:rsidR="00E81AA7" w:rsidRPr="005473BA" w:rsidRDefault="00E81AA7" w:rsidP="00E81AA7">
      <w:pPr>
        <w:pStyle w:val="BodyText"/>
        <w:ind w:left="827"/>
      </w:pPr>
      <w:r>
        <w:t xml:space="preserve">Turn in </w:t>
      </w:r>
      <w:r w:rsidRPr="005473BA">
        <w:t xml:space="preserve">samples at </w:t>
      </w:r>
      <w:ins w:id="1748" w:author="Benjamin Meyer" w:date="2023-04-18T10:26:00Z">
        <w:r w:rsidR="000A657C" w:rsidRPr="005473BA">
          <w:t>drop-off point as notified by project coordinator</w:t>
        </w:r>
      </w:ins>
      <w:del w:id="1749" w:author="Benjamin Meyer" w:date="2023-04-18T10:26:00Z">
        <w:r w:rsidRPr="005473BA">
          <w:delText>Soldotna Water Treatment Plant Lab</w:delText>
        </w:r>
      </w:del>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1740"/>
    <w:p w14:paraId="65B30176" w14:textId="77777777" w:rsidR="00E81AA7" w:rsidRDefault="00E81AA7" w:rsidP="00E81AA7">
      <w:pPr>
        <w:sectPr w:rsidR="00E81AA7">
          <w:headerReference w:type="default" r:id="rId56"/>
          <w:footerReference w:type="default" r:id="rId57"/>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ins w:id="1759" w:author="Benjamin Meyer" w:date="2023-04-18T10:26:00Z"/>
          <w:b/>
          <w:sz w:val="24"/>
          <w:szCs w:val="24"/>
        </w:rPr>
      </w:pPr>
      <w:bookmarkStart w:id="1760" w:name="_Toc132032683"/>
      <w:moveToRangeStart w:id="1761" w:author="Benjamin Meyer" w:date="2023-04-18T10:26:00Z" w:name="move132706036"/>
      <w:moveTo w:id="1762" w:author="Benjamin Meyer" w:date="2023-04-18T10:26:00Z">
        <w:r w:rsidRPr="005473BA">
          <w:rPr>
            <w:b/>
            <w:sz w:val="24"/>
            <w:szCs w:val="24"/>
          </w:rPr>
          <w:lastRenderedPageBreak/>
          <w:t>Appendix D</w:t>
        </w:r>
      </w:moveTo>
      <w:moveToRangeEnd w:id="1761"/>
      <w:ins w:id="1763" w:author="Benjamin Meyer" w:date="2023-04-18T10:26:00Z">
        <w:r w:rsidR="000A657C" w:rsidRPr="005473BA">
          <w:rPr>
            <w:b/>
            <w:sz w:val="24"/>
            <w:szCs w:val="24"/>
          </w:rPr>
          <w:t xml:space="preserve">: </w:t>
        </w:r>
      </w:ins>
      <w:r w:rsidRPr="005473BA">
        <w:rPr>
          <w:b/>
          <w:sz w:val="24"/>
          <w:szCs w:val="24"/>
        </w:rPr>
        <w:t xml:space="preserve">Kenai </w:t>
      </w:r>
      <w:ins w:id="1764" w:author="Benjamin Meyer" w:date="2023-04-18T10:26:00Z">
        <w:r w:rsidR="000A657C" w:rsidRPr="005473BA">
          <w:rPr>
            <w:b/>
            <w:sz w:val="24"/>
            <w:szCs w:val="24"/>
          </w:rPr>
          <w:t xml:space="preserve">River </w:t>
        </w:r>
      </w:ins>
      <w:r w:rsidRPr="005473BA">
        <w:rPr>
          <w:b/>
          <w:sz w:val="24"/>
          <w:szCs w:val="24"/>
        </w:rPr>
        <w:t xml:space="preserve">Watershed </w:t>
      </w:r>
      <w:ins w:id="1765" w:author="Benjamin Meyer" w:date="2023-04-18T10:26:00Z">
        <w:r w:rsidR="000A657C" w:rsidRPr="005473BA">
          <w:rPr>
            <w:b/>
            <w:sz w:val="24"/>
            <w:szCs w:val="24"/>
          </w:rPr>
          <w:t>Water Quality Monitoring Chain of Custody Forms</w:t>
        </w:r>
        <w:bookmarkEnd w:id="1760"/>
        <w:r w:rsidR="000A657C" w:rsidRPr="005473BA">
          <w:rPr>
            <w:b/>
            <w:sz w:val="24"/>
            <w:szCs w:val="24"/>
          </w:rPr>
          <w:t xml:space="preserve"> </w:t>
        </w:r>
      </w:ins>
    </w:p>
    <w:p w14:paraId="64D53869" w14:textId="77777777" w:rsidR="000A657C" w:rsidRPr="005473BA" w:rsidRDefault="000A657C" w:rsidP="000A657C">
      <w:pPr>
        <w:pStyle w:val="BodyText"/>
        <w:jc w:val="center"/>
        <w:rPr>
          <w:ins w:id="1766" w:author="Benjamin Meyer" w:date="2023-04-18T10:26:00Z"/>
          <w:b/>
        </w:rPr>
      </w:pPr>
      <w:ins w:id="1767" w:author="Benjamin Meyer" w:date="2023-04-18T10:26:00Z">
        <w:r w:rsidRPr="005473BA">
          <w:rPr>
            <w:b/>
          </w:rPr>
          <w:t>SGS Laboratories, Anchorage</w:t>
        </w:r>
      </w:ins>
    </w:p>
    <w:p w14:paraId="62E20163" w14:textId="77777777" w:rsidR="000A657C" w:rsidRDefault="000A657C" w:rsidP="000A657C">
      <w:pPr>
        <w:pStyle w:val="AppendixSubheadings"/>
        <w:rPr>
          <w:ins w:id="1768" w:author="Benjamin Meyer" w:date="2023-04-18T10:26:00Z"/>
          <w:sz w:val="20"/>
          <w:szCs w:val="20"/>
        </w:rPr>
      </w:pPr>
      <w:bookmarkStart w:id="1769" w:name="_Toc125964823"/>
      <w:bookmarkStart w:id="1770" w:name="_Toc125984311"/>
      <w:bookmarkStart w:id="1771" w:name="_Toc132032684"/>
      <w:ins w:id="1772" w:author="Benjamin Meyer" w:date="2023-04-18T10:26:00Z">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8" cstate="print"/>
                      <a:stretch>
                        <a:fillRect/>
                      </a:stretch>
                    </pic:blipFill>
                    <pic:spPr>
                      <a:xfrm>
                        <a:off x="0" y="0"/>
                        <a:ext cx="7487831" cy="4776882"/>
                      </a:xfrm>
                      <a:prstGeom prst="rect">
                        <a:avLst/>
                      </a:prstGeom>
                    </pic:spPr>
                  </pic:pic>
                </a:graphicData>
              </a:graphic>
            </wp:anchor>
          </w:drawing>
        </w:r>
        <w:bookmarkEnd w:id="1769"/>
        <w:bookmarkEnd w:id="1770"/>
        <w:bookmarkEnd w:id="1771"/>
      </w:ins>
    </w:p>
    <w:p w14:paraId="135C2CBA" w14:textId="77777777" w:rsidR="000A657C" w:rsidRDefault="000A657C" w:rsidP="000A657C">
      <w:pPr>
        <w:pStyle w:val="AppendixSubheadings"/>
        <w:rPr>
          <w:ins w:id="1773" w:author="Benjamin Meyer" w:date="2023-04-18T10:26:00Z"/>
        </w:rPr>
      </w:pPr>
    </w:p>
    <w:p w14:paraId="522C956A" w14:textId="77777777" w:rsidR="000A657C" w:rsidRDefault="000A657C" w:rsidP="000A657C">
      <w:pPr>
        <w:pStyle w:val="AppendixSubheadings"/>
        <w:rPr>
          <w:ins w:id="1774" w:author="Benjamin Meyer" w:date="2023-04-18T10:26:00Z"/>
        </w:rPr>
      </w:pPr>
    </w:p>
    <w:p w14:paraId="136CE60B" w14:textId="77777777" w:rsidR="000A657C" w:rsidRDefault="000A657C" w:rsidP="000A657C">
      <w:pPr>
        <w:pStyle w:val="AppendixSubheadings"/>
        <w:rPr>
          <w:ins w:id="1775" w:author="Benjamin Meyer" w:date="2023-04-18T10:26:00Z"/>
        </w:rPr>
      </w:pPr>
    </w:p>
    <w:p w14:paraId="1F4C051A" w14:textId="517B8817" w:rsidR="00E81AA7" w:rsidRPr="005473BA" w:rsidRDefault="000A657C" w:rsidP="00E81AA7">
      <w:pPr>
        <w:spacing w:before="68"/>
        <w:ind w:left="6484" w:right="108" w:firstLine="1449"/>
        <w:rPr>
          <w:del w:id="1776" w:author="Benjamin Meyer" w:date="2023-04-18T10:26:00Z"/>
          <w:b/>
          <w:sz w:val="24"/>
          <w:szCs w:val="24"/>
        </w:rPr>
      </w:pPr>
      <w:ins w:id="1777" w:author="Benjamin Meyer" w:date="2023-04-18T10:26:00Z">
        <w:r w:rsidRPr="005473BA">
          <w:rPr>
            <w:b/>
            <w:sz w:val="24"/>
            <w:szCs w:val="24"/>
          </w:rPr>
          <w:lastRenderedPageBreak/>
          <w:t>Appendix D:</w:t>
        </w:r>
      </w:ins>
      <w:r w:rsidR="00E81AA7" w:rsidRPr="005473BA">
        <w:rPr>
          <w:b/>
          <w:spacing w:val="-4"/>
          <w:sz w:val="24"/>
          <w:szCs w:val="24"/>
        </w:rPr>
        <w:t xml:space="preserve"> </w:t>
      </w:r>
      <w:r w:rsidR="00E81AA7" w:rsidRPr="005473BA">
        <w:rPr>
          <w:b/>
          <w:sz w:val="24"/>
          <w:szCs w:val="24"/>
        </w:rPr>
        <w:t xml:space="preserve">Kenai River Watershed </w:t>
      </w:r>
      <w:del w:id="1778" w:author="Benjamin Meyer" w:date="2023-04-18T10:26:00Z">
        <w:r w:rsidR="00E81AA7" w:rsidRPr="005473BA">
          <w:rPr>
            <w:b/>
            <w:sz w:val="24"/>
            <w:szCs w:val="24"/>
          </w:rPr>
          <w:delText>Monitoring</w:delText>
        </w:r>
        <w:r w:rsidR="00E81AA7" w:rsidRPr="005473BA">
          <w:rPr>
            <w:b/>
            <w:spacing w:val="-12"/>
            <w:sz w:val="24"/>
            <w:szCs w:val="24"/>
          </w:rPr>
          <w:delText xml:space="preserve"> </w:delText>
        </w:r>
        <w:r w:rsidR="00E81AA7" w:rsidRPr="005473BA">
          <w:rPr>
            <w:b/>
            <w:sz w:val="24"/>
            <w:szCs w:val="24"/>
          </w:rPr>
          <w:delText>Program</w:delText>
        </w:r>
      </w:del>
    </w:p>
    <w:p w14:paraId="426C8C3D" w14:textId="77777777" w:rsidR="00E81AA7" w:rsidRPr="005473BA" w:rsidRDefault="00E81AA7" w:rsidP="00E81AA7">
      <w:pPr>
        <w:ind w:right="118"/>
        <w:jc w:val="right"/>
        <w:rPr>
          <w:del w:id="1779" w:author="Benjamin Meyer" w:date="2023-04-18T10:26:00Z"/>
          <w:b/>
          <w:sz w:val="24"/>
          <w:szCs w:val="24"/>
        </w:rPr>
      </w:pPr>
      <w:del w:id="1780" w:author="Benjamin Meyer" w:date="2023-04-18T10:26:00Z">
        <w:r w:rsidRPr="005473BA">
          <w:rPr>
            <w:b/>
            <w:sz w:val="24"/>
            <w:szCs w:val="24"/>
          </w:rPr>
          <w:delText>January 2023 QAPP v4</w:delText>
        </w:r>
      </w:del>
    </w:p>
    <w:p w14:paraId="594CD92C" w14:textId="77777777" w:rsidR="00E81AA7" w:rsidRPr="005473BA" w:rsidRDefault="00E81AA7" w:rsidP="00E81AA7">
      <w:pPr>
        <w:pStyle w:val="BodyText"/>
        <w:spacing w:before="6"/>
        <w:rPr>
          <w:del w:id="1781" w:author="Benjamin Meyer" w:date="2023-04-18T10:26:00Z"/>
          <w:b/>
        </w:rPr>
      </w:pPr>
    </w:p>
    <w:p w14:paraId="79C56A29" w14:textId="77777777" w:rsidR="000A657C" w:rsidRPr="005473BA" w:rsidRDefault="00E81AA7" w:rsidP="000A657C">
      <w:pPr>
        <w:pStyle w:val="BodyText"/>
        <w:jc w:val="center"/>
        <w:rPr>
          <w:ins w:id="1782" w:author="Benjamin Meyer" w:date="2023-04-18T10:26:00Z"/>
          <w:b/>
        </w:rPr>
      </w:pPr>
      <w:del w:id="1783" w:author="Benjamin Meyer" w:date="2023-04-18T10:26:00Z">
        <w:r w:rsidRPr="005473BA">
          <w:rPr>
            <w:b/>
            <w:u w:val="thick"/>
          </w:rPr>
          <w:delText xml:space="preserve">Kenai River Watershed </w:delText>
        </w:r>
      </w:del>
      <w:r w:rsidRPr="005473BA">
        <w:rPr>
          <w:b/>
          <w:u w:val="thick"/>
        </w:rPr>
        <w:t xml:space="preserve">Water Quality Monitoring </w:t>
      </w:r>
      <w:ins w:id="1784" w:author="Benjamin Meyer" w:date="2023-04-18T10:26:00Z">
        <w:r w:rsidR="000A657C" w:rsidRPr="005473BA">
          <w:rPr>
            <w:b/>
          </w:rPr>
          <w:t>Chain of Custody Forms</w:t>
        </w:r>
      </w:ins>
    </w:p>
    <w:p w14:paraId="25868D8C" w14:textId="77777777" w:rsidR="000A657C" w:rsidRPr="005473BA" w:rsidRDefault="000A657C" w:rsidP="000A657C">
      <w:pPr>
        <w:pStyle w:val="BodyText"/>
        <w:jc w:val="center"/>
        <w:rPr>
          <w:ins w:id="1785" w:author="Benjamin Meyer" w:date="2023-04-18T10:26:00Z"/>
          <w:b/>
        </w:rPr>
      </w:pPr>
      <w:ins w:id="1786" w:author="Benjamin Meyer" w:date="2023-04-18T10:26:00Z">
        <w:r w:rsidRPr="005473BA">
          <w:rPr>
            <w:b/>
          </w:rPr>
          <w:t>Soldotna Wastewater Treatment Plant</w:t>
        </w:r>
      </w:ins>
    </w:p>
    <w:p w14:paraId="35F10801" w14:textId="77777777" w:rsidR="000A657C" w:rsidRPr="00C73E1A" w:rsidRDefault="000A657C" w:rsidP="000A657C">
      <w:pPr>
        <w:pStyle w:val="BodyText"/>
        <w:rPr>
          <w:ins w:id="1787" w:author="Benjamin Meyer" w:date="2023-04-18T10:26:00Z"/>
        </w:rPr>
        <w:sectPr w:rsidR="000A657C" w:rsidRPr="00C73E1A" w:rsidSect="00816966">
          <w:headerReference w:type="default" r:id="rId59"/>
          <w:footerReference w:type="default" r:id="rId60"/>
          <w:pgSz w:w="15840" w:h="12240" w:orient="landscape"/>
          <w:pgMar w:top="1440" w:right="1440" w:bottom="1440" w:left="1440" w:header="720" w:footer="720" w:gutter="0"/>
          <w:cols w:space="720"/>
          <w:docGrid w:linePitch="360"/>
        </w:sectPr>
      </w:pPr>
      <w:ins w:id="1797" w:author="Benjamin Meyer" w:date="2023-04-18T10:26:00Z">
        <w:r>
          <w:rPr>
            <w:noProof/>
          </w:rPr>
          <w:drawing>
            <wp:inline distT="0" distB="0" distL="0" distR="0" wp14:anchorId="6A7788C2" wp14:editId="06C672AA">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1"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ins>
    </w:p>
    <w:p w14:paraId="7ACCE786" w14:textId="77777777" w:rsidR="000A657C" w:rsidRPr="005473BA" w:rsidRDefault="000A657C" w:rsidP="005473BA">
      <w:pPr>
        <w:pStyle w:val="BodyText"/>
        <w:ind w:firstLine="517"/>
        <w:jc w:val="center"/>
        <w:rPr>
          <w:ins w:id="1798" w:author="Benjamin Meyer" w:date="2023-04-18T10:26:00Z"/>
          <w:b/>
        </w:rPr>
      </w:pPr>
      <w:ins w:id="1799" w:author="Benjamin Meyer" w:date="2023-04-18T10:26:00Z">
        <w:r w:rsidRPr="005473BA">
          <w:rPr>
            <w:b/>
          </w:rPr>
          <w:lastRenderedPageBreak/>
          <w:t>Appendix D: Kenai River Watershed Water Quality Monitoring Chain of Custody Forms</w:t>
        </w:r>
      </w:ins>
    </w:p>
    <w:p w14:paraId="74346517" w14:textId="25372F03" w:rsidR="00E81AA7" w:rsidRPr="005473BA" w:rsidRDefault="000A657C" w:rsidP="005473BA">
      <w:pPr>
        <w:spacing w:before="90"/>
        <w:ind w:left="3984" w:right="504" w:hanging="3467"/>
        <w:jc w:val="center"/>
        <w:rPr>
          <w:b/>
          <w:sz w:val="24"/>
          <w:szCs w:val="24"/>
        </w:rPr>
      </w:pPr>
      <w:proofErr w:type="spellStart"/>
      <w:ins w:id="1800" w:author="Benjamin Meyer" w:date="2023-04-18T10:26:00Z">
        <w:r w:rsidRPr="005473BA">
          <w:rPr>
            <w:b/>
            <w:sz w:val="24"/>
            <w:szCs w:val="24"/>
          </w:rPr>
          <w:t>Tauriainen</w:t>
        </w:r>
        <w:proofErr w:type="spellEnd"/>
        <w:r w:rsidRPr="005473BA">
          <w:rPr>
            <w:b/>
            <w:sz w:val="24"/>
            <w:szCs w:val="24"/>
          </w:rPr>
          <w:t xml:space="preserve"> Engineering and Testing (page 1 of </w:t>
        </w:r>
      </w:ins>
      <w:del w:id="1801" w:author="Benjamin Meyer" w:date="2023-04-18T10:26:00Z">
        <w:r w:rsidR="00E81AA7" w:rsidRPr="005473BA">
          <w:rPr>
            <w:b/>
            <w:sz w:val="24"/>
            <w:szCs w:val="24"/>
            <w:u w:val="thick"/>
          </w:rPr>
          <w:delText>Field Data Form KWF-WQ (Zinc,</w:delText>
        </w:r>
        <w:r w:rsidR="00E81AA7" w:rsidRPr="005473BA">
          <w:rPr>
            <w:b/>
            <w:sz w:val="24"/>
            <w:szCs w:val="24"/>
          </w:rPr>
          <w:delText xml:space="preserve"> </w:delText>
        </w:r>
        <w:r w:rsidR="00E81AA7" w:rsidRPr="005473BA">
          <w:rPr>
            <w:b/>
            <w:sz w:val="24"/>
            <w:szCs w:val="24"/>
            <w:u w:val="thick"/>
          </w:rPr>
          <w:delText>Copper) Form 6.</w:delText>
        </w:r>
      </w:del>
      <w:r w:rsidR="00E81AA7" w:rsidRPr="005473BA">
        <w:rPr>
          <w:b/>
          <w:sz w:val="24"/>
          <w:szCs w:val="24"/>
          <w:u w:val="thick"/>
        </w:rPr>
        <w:t>2</w:t>
      </w:r>
      <w:ins w:id="1802" w:author="Benjamin Meyer" w:date="2023-04-18T10:26:00Z">
        <w:r w:rsidRPr="005473BA">
          <w:rPr>
            <w:b/>
            <w:sz w:val="24"/>
            <w:szCs w:val="24"/>
          </w:rPr>
          <w:t>)</w:t>
        </w:r>
      </w:ins>
    </w:p>
    <w:p w14:paraId="51134494" w14:textId="77777777" w:rsidR="000A657C" w:rsidRDefault="000A657C" w:rsidP="000A657C">
      <w:pPr>
        <w:pStyle w:val="BodyText"/>
        <w:jc w:val="center"/>
        <w:rPr>
          <w:ins w:id="1803" w:author="Benjamin Meyer" w:date="2023-04-18T10:26:00Z"/>
        </w:rPr>
      </w:pPr>
      <w:ins w:id="1804" w:author="Benjamin Meyer" w:date="2023-04-18T10:26:00Z">
        <w:r>
          <w:t>__________________________________________________________________________</w:t>
        </w:r>
      </w:ins>
    </w:p>
    <w:p w14:paraId="6B3ACE56" w14:textId="77777777" w:rsidR="000A657C" w:rsidRDefault="000A657C" w:rsidP="000A657C">
      <w:pPr>
        <w:pStyle w:val="BodyText"/>
        <w:rPr>
          <w:ins w:id="1805" w:author="Benjamin Meyer" w:date="2023-04-18T10:26:00Z"/>
        </w:rPr>
      </w:pPr>
    </w:p>
    <w:p w14:paraId="4A0A9AA6" w14:textId="77777777" w:rsidR="000A657C" w:rsidRDefault="000A657C" w:rsidP="000A657C">
      <w:pPr>
        <w:pStyle w:val="BodyText"/>
        <w:rPr>
          <w:ins w:id="1806" w:author="Benjamin Meyer" w:date="2023-04-18T10:26:00Z"/>
        </w:rPr>
      </w:pPr>
      <w:ins w:id="1807" w:author="Benjamin Meyer" w:date="2023-04-18T10:26:00Z">
        <w:r>
          <w:rPr>
            <w:noProof/>
          </w:rPr>
          <w:drawing>
            <wp:inline distT="0" distB="0" distL="0" distR="0" wp14:anchorId="59618CDA" wp14:editId="0E656B3A">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2"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ins>
    </w:p>
    <w:p w14:paraId="13DBB13E" w14:textId="77777777" w:rsidR="000A657C" w:rsidRDefault="000A657C" w:rsidP="000A657C">
      <w:pPr>
        <w:pStyle w:val="BodyText"/>
        <w:jc w:val="center"/>
        <w:rPr>
          <w:ins w:id="1808" w:author="Benjamin Meyer" w:date="2023-04-18T10:26:00Z"/>
          <w:b/>
        </w:rPr>
      </w:pPr>
    </w:p>
    <w:p w14:paraId="6E2B5051" w14:textId="77777777" w:rsidR="000A657C" w:rsidRDefault="000A657C" w:rsidP="000A657C">
      <w:pPr>
        <w:pStyle w:val="BodyText"/>
        <w:jc w:val="center"/>
        <w:rPr>
          <w:ins w:id="1809" w:author="Benjamin Meyer" w:date="2023-04-18T10:26:00Z"/>
          <w:b/>
        </w:rPr>
      </w:pPr>
    </w:p>
    <w:p w14:paraId="0EB5277E" w14:textId="77777777" w:rsidR="000A657C" w:rsidRDefault="000A657C" w:rsidP="000A657C">
      <w:pPr>
        <w:pStyle w:val="BodyText"/>
        <w:jc w:val="center"/>
        <w:rPr>
          <w:ins w:id="1810" w:author="Benjamin Meyer" w:date="2023-04-18T10:26:00Z"/>
          <w:b/>
        </w:rPr>
      </w:pPr>
      <w:ins w:id="1811" w:author="Benjamin Meyer" w:date="2023-04-18T10:26:00Z">
        <w:r w:rsidRPr="0058136E">
          <w:rPr>
            <w:b/>
          </w:rPr>
          <w:t>Appendix D: Kenai River Watershed Water Quality Monitoring Chain of Custody Forms</w:t>
        </w:r>
      </w:ins>
    </w:p>
    <w:p w14:paraId="56B8CE2F" w14:textId="77777777" w:rsidR="000A657C" w:rsidRDefault="000A657C" w:rsidP="000A657C">
      <w:pPr>
        <w:pStyle w:val="BodyText"/>
        <w:jc w:val="center"/>
        <w:rPr>
          <w:ins w:id="1812" w:author="Benjamin Meyer" w:date="2023-04-18T10:26:00Z"/>
        </w:rPr>
      </w:pPr>
      <w:proofErr w:type="spellStart"/>
      <w:ins w:id="1813" w:author="Benjamin Meyer" w:date="2023-04-18T10:26:00Z">
        <w:r>
          <w:t>Tauriainen</w:t>
        </w:r>
        <w:proofErr w:type="spellEnd"/>
        <w:r>
          <w:t xml:space="preserve"> Engineering and Testing (page 2 of 2)</w:t>
        </w:r>
      </w:ins>
    </w:p>
    <w:p w14:paraId="382D4291" w14:textId="6E637447" w:rsidR="000A657C" w:rsidRPr="005473BA" w:rsidRDefault="000A657C" w:rsidP="005473BA">
      <w:pPr>
        <w:pStyle w:val="BodyText"/>
        <w:rPr>
          <w:ins w:id="1814" w:author="Benjamin Meyer" w:date="2023-04-18T10:26:00Z"/>
        </w:rPr>
      </w:pPr>
      <w:ins w:id="1815" w:author="Benjamin Meyer" w:date="2023-04-18T10:26:00Z">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3">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ins>
    </w:p>
    <w:p w14:paraId="3B5F7D95" w14:textId="77777777" w:rsidR="000A657C" w:rsidRDefault="000A657C" w:rsidP="000A657C">
      <w:pPr>
        <w:pStyle w:val="AppendixSubheadings"/>
        <w:jc w:val="center"/>
        <w:rPr>
          <w:ins w:id="1816" w:author="Benjamin Meyer" w:date="2023-04-18T10:26:00Z"/>
          <w:b/>
          <w:sz w:val="24"/>
        </w:rPr>
      </w:pPr>
      <w:bookmarkStart w:id="1817" w:name="_Toc132032685"/>
      <w:ins w:id="1818" w:author="Benjamin Meyer" w:date="2023-04-18T10:26:00Z">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1817"/>
        <w:r w:rsidRPr="00F0391C">
          <w:rPr>
            <w:b/>
            <w:sz w:val="24"/>
          </w:rPr>
          <w:t xml:space="preserve"> </w:t>
        </w:r>
      </w:ins>
    </w:p>
    <w:p w14:paraId="19172A14" w14:textId="77777777" w:rsidR="00E81AA7" w:rsidRDefault="00E81AA7" w:rsidP="00E81AA7">
      <w:pPr>
        <w:pStyle w:val="BodyText"/>
        <w:rPr>
          <w:del w:id="1819" w:author="Benjamin Meyer" w:date="2023-04-18T10:26:00Z"/>
          <w:b/>
          <w:sz w:val="16"/>
        </w:rPr>
      </w:pPr>
    </w:p>
    <w:p w14:paraId="28B60B85" w14:textId="77777777" w:rsidR="00E81AA7" w:rsidRDefault="00E81AA7" w:rsidP="00E81AA7">
      <w:pPr>
        <w:rPr>
          <w:del w:id="1820" w:author="Benjamin Meyer" w:date="2023-04-18T10:26:00Z"/>
          <w:sz w:val="16"/>
        </w:rPr>
        <w:sectPr w:rsidR="00E81AA7">
          <w:headerReference w:type="default" r:id="rId64"/>
          <w:footerReference w:type="default" r:id="rId65"/>
          <w:pgSz w:w="11900" w:h="16840"/>
          <w:pgMar w:top="840" w:right="1040" w:bottom="940" w:left="1040" w:header="0" w:footer="744" w:gutter="0"/>
          <w:cols w:space="720"/>
        </w:sectPr>
      </w:pPr>
    </w:p>
    <w:p w14:paraId="6AE4C761" w14:textId="77777777" w:rsidR="00E81AA7" w:rsidRDefault="00E81AA7" w:rsidP="00E81AA7">
      <w:pPr>
        <w:tabs>
          <w:tab w:val="left" w:pos="4125"/>
        </w:tabs>
        <w:spacing w:before="90"/>
        <w:ind w:left="111" w:right="38"/>
        <w:jc w:val="both"/>
        <w:rPr>
          <w:del w:id="1821" w:author="Benjamin Meyer" w:date="2023-04-18T10:26:00Z"/>
          <w:b/>
          <w:sz w:val="24"/>
        </w:rPr>
      </w:pPr>
      <w:del w:id="1822" w:author="Benjamin Meyer" w:date="2023-04-18T10:26:00Z">
        <w:r>
          <w:rPr>
            <w:b/>
            <w:sz w:val="24"/>
          </w:rPr>
          <w:delText>Site</w:delText>
        </w:r>
        <w:r>
          <w:rPr>
            <w:b/>
            <w:spacing w:val="-2"/>
            <w:sz w:val="24"/>
          </w:rPr>
          <w:delText xml:space="preserve"> </w:delText>
        </w:r>
        <w:r>
          <w:rPr>
            <w:b/>
            <w:sz w:val="24"/>
          </w:rPr>
          <w:delText>ID:</w:delText>
        </w:r>
        <w:r>
          <w:rPr>
            <w:b/>
            <w:sz w:val="24"/>
            <w:u w:val="single"/>
          </w:rPr>
          <w:delText xml:space="preserve"> </w:delText>
        </w:r>
        <w:r>
          <w:rPr>
            <w:b/>
            <w:sz w:val="24"/>
            <w:u w:val="single"/>
          </w:rPr>
          <w:tab/>
        </w:r>
        <w:r>
          <w:rPr>
            <w:b/>
            <w:w w:val="3"/>
            <w:sz w:val="24"/>
            <w:u w:val="single"/>
          </w:rPr>
          <w:delText xml:space="preserve"> </w:delText>
        </w:r>
        <w:r>
          <w:rPr>
            <w:b/>
            <w:sz w:val="24"/>
          </w:rPr>
          <w:delText xml:space="preserve"> Latitude:</w:delText>
        </w:r>
        <w:r>
          <w:rPr>
            <w:b/>
            <w:sz w:val="24"/>
            <w:u w:val="single"/>
          </w:rPr>
          <w:tab/>
        </w:r>
        <w:r>
          <w:rPr>
            <w:b/>
            <w:sz w:val="24"/>
          </w:rPr>
          <w:delText xml:space="preserve"> Longitude:</w:delText>
        </w:r>
        <w:r>
          <w:rPr>
            <w:b/>
            <w:sz w:val="24"/>
            <w:u w:val="single"/>
          </w:rPr>
          <w:delText xml:space="preserve"> </w:delText>
        </w:r>
        <w:r>
          <w:rPr>
            <w:b/>
            <w:sz w:val="24"/>
            <w:u w:val="single"/>
          </w:rPr>
          <w:tab/>
        </w:r>
      </w:del>
    </w:p>
    <w:p w14:paraId="65C1BAD0" w14:textId="77777777" w:rsidR="00E81AA7" w:rsidRDefault="00E81AA7" w:rsidP="00E81AA7">
      <w:pPr>
        <w:tabs>
          <w:tab w:val="left" w:pos="3471"/>
          <w:tab w:val="left" w:pos="3537"/>
        </w:tabs>
        <w:spacing w:before="90"/>
        <w:ind w:left="111" w:right="513"/>
        <w:jc w:val="both"/>
        <w:rPr>
          <w:del w:id="1823" w:author="Benjamin Meyer" w:date="2023-04-18T10:26:00Z"/>
          <w:sz w:val="24"/>
        </w:rPr>
      </w:pPr>
      <w:del w:id="1824" w:author="Benjamin Meyer" w:date="2023-04-18T10:26:00Z">
        <w:r>
          <w:br w:type="column"/>
        </w:r>
        <w:r>
          <w:rPr>
            <w:b/>
            <w:sz w:val="24"/>
          </w:rPr>
          <w:delText>Date</w:delText>
        </w:r>
        <w:r>
          <w:rPr>
            <w:sz w:val="24"/>
          </w:rPr>
          <w:delText>:</w:delText>
        </w:r>
        <w:r>
          <w:rPr>
            <w:sz w:val="24"/>
            <w:u w:val="single"/>
          </w:rPr>
          <w:tab/>
        </w:r>
        <w:r>
          <w:rPr>
            <w:sz w:val="24"/>
            <w:u w:val="single"/>
          </w:rPr>
          <w:tab/>
        </w:r>
        <w:r>
          <w:rPr>
            <w:sz w:val="24"/>
          </w:rPr>
          <w:delText xml:space="preserve"> </w:delText>
        </w:r>
        <w:r>
          <w:rPr>
            <w:b/>
            <w:sz w:val="24"/>
          </w:rPr>
          <w:delText>Time</w:delText>
        </w:r>
        <w:r>
          <w:rPr>
            <w:sz w:val="24"/>
          </w:rPr>
          <w:delText>:</w:delText>
        </w:r>
        <w:r>
          <w:rPr>
            <w:sz w:val="24"/>
            <w:u w:val="single"/>
          </w:rPr>
          <w:tab/>
        </w:r>
        <w:r>
          <w:rPr>
            <w:sz w:val="24"/>
            <w:u w:val="single"/>
          </w:rPr>
          <w:tab/>
        </w:r>
        <w:r>
          <w:rPr>
            <w:sz w:val="24"/>
          </w:rPr>
          <w:delText xml:space="preserve"> </w:delText>
        </w:r>
        <w:r>
          <w:rPr>
            <w:b/>
            <w:sz w:val="24"/>
          </w:rPr>
          <w:delText>Initials</w:delText>
        </w:r>
        <w:r>
          <w:rPr>
            <w:sz w:val="24"/>
          </w:rPr>
          <w:delText>:</w:delText>
        </w:r>
        <w:r>
          <w:rPr>
            <w:sz w:val="24"/>
            <w:u w:val="single"/>
          </w:rPr>
          <w:delText xml:space="preserve"> </w:delText>
        </w:r>
        <w:r>
          <w:rPr>
            <w:sz w:val="24"/>
            <w:u w:val="single"/>
          </w:rPr>
          <w:tab/>
        </w:r>
        <w:r>
          <w:rPr>
            <w:sz w:val="24"/>
            <w:u w:val="single"/>
          </w:rPr>
          <w:tab/>
        </w:r>
      </w:del>
    </w:p>
    <w:p w14:paraId="5428B107" w14:textId="77777777" w:rsidR="00E81AA7" w:rsidRDefault="00E81AA7" w:rsidP="00E81AA7">
      <w:pPr>
        <w:jc w:val="both"/>
        <w:rPr>
          <w:del w:id="1825" w:author="Benjamin Meyer" w:date="2023-04-18T10:26:00Z"/>
          <w:sz w:val="24"/>
        </w:rPr>
        <w:sectPr w:rsidR="00E81AA7">
          <w:type w:val="continuous"/>
          <w:pgSz w:w="11900" w:h="16840"/>
          <w:pgMar w:top="840" w:right="1040" w:bottom="280" w:left="1040" w:header="720" w:footer="720" w:gutter="0"/>
          <w:cols w:num="2" w:space="720" w:equalWidth="0">
            <w:col w:w="4186" w:space="1574"/>
            <w:col w:w="4060"/>
          </w:cols>
        </w:sectPr>
      </w:pPr>
    </w:p>
    <w:p w14:paraId="381C2FDC" w14:textId="77777777" w:rsidR="00E81AA7" w:rsidRDefault="00E81AA7" w:rsidP="00E81AA7">
      <w:pPr>
        <w:pStyle w:val="BodyText"/>
        <w:spacing w:before="4"/>
        <w:rPr>
          <w:del w:id="1826" w:author="Benjamin Meyer" w:date="2023-04-18T10:26:00Z"/>
          <w:sz w:val="16"/>
        </w:rPr>
      </w:pPr>
    </w:p>
    <w:p w14:paraId="2C64EE5A" w14:textId="77777777" w:rsidR="00E81AA7" w:rsidRDefault="00E81AA7" w:rsidP="00E81AA7">
      <w:pPr>
        <w:pStyle w:val="Heading2"/>
        <w:spacing w:before="90" w:line="240" w:lineRule="auto"/>
        <w:ind w:left="111"/>
        <w:rPr>
          <w:del w:id="1827" w:author="Benjamin Meyer" w:date="2023-04-18T10:26:00Z"/>
        </w:rPr>
      </w:pPr>
      <w:bookmarkStart w:id="1828" w:name="_Toc96073997"/>
      <w:del w:id="1829" w:author="Benjamin Meyer" w:date="2023-04-18T10:26:00Z">
        <w:r>
          <w:delText>Samples</w:delText>
        </w:r>
        <w:bookmarkEnd w:id="1828"/>
      </w:del>
    </w:p>
    <w:p w14:paraId="3718CDF5" w14:textId="77777777" w:rsidR="00E81AA7" w:rsidRDefault="00E81AA7" w:rsidP="00E81AA7">
      <w:pPr>
        <w:pStyle w:val="BodyText"/>
        <w:ind w:left="111"/>
        <w:rPr>
          <w:del w:id="1830" w:author="Benjamin Meyer" w:date="2023-04-18T10:26:00Z"/>
          <w:sz w:val="20"/>
        </w:rPr>
      </w:pPr>
      <w:del w:id="1831" w:author="Benjamin Meyer" w:date="2023-04-18T10:26:00Z">
        <w:r>
          <w:rPr>
            <w:noProof/>
            <w:sz w:val="20"/>
          </w:rPr>
          <mc:AlternateContent>
            <mc:Choice Requires="wps">
              <w:drawing>
                <wp:inline distT="0" distB="0" distL="0" distR="0" wp14:anchorId="454A1D4F" wp14:editId="47533C63">
                  <wp:extent cx="5937885" cy="486410"/>
                  <wp:effectExtent l="6985" t="7620" r="8255" b="10795"/>
                  <wp:docPr id="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486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65A353" w14:textId="77777777" w:rsidR="00015BB1" w:rsidRDefault="00015BB1" w:rsidP="00E81AA7">
                              <w:pPr>
                                <w:tabs>
                                  <w:tab w:val="left" w:pos="4629"/>
                                  <w:tab w:val="left" w:pos="4929"/>
                                </w:tabs>
                                <w:spacing w:line="273" w:lineRule="exact"/>
                                <w:ind w:left="103"/>
                                <w:rPr>
                                  <w:del w:id="1832" w:author="Benjamin Meyer" w:date="2023-04-18T10:26:00Z"/>
                                  <w:sz w:val="24"/>
                                </w:rPr>
                              </w:pPr>
                              <w:del w:id="1833" w:author="Benjamin Meyer" w:date="2023-04-18T10:26:00Z">
                                <w:r>
                                  <w:rPr>
                                    <w:b/>
                                    <w:sz w:val="24"/>
                                  </w:rPr>
                                  <w:delText>Sample</w:delText>
                                </w:r>
                                <w:r>
                                  <w:rPr>
                                    <w:b/>
                                    <w:spacing w:val="-2"/>
                                    <w:sz w:val="24"/>
                                  </w:rPr>
                                  <w:delText xml:space="preserve"> </w:delText>
                                </w:r>
                                <w:r>
                                  <w:rPr>
                                    <w:b/>
                                    <w:sz w:val="24"/>
                                  </w:rPr>
                                  <w:delText>ID:</w:delText>
                                </w:r>
                                <w:r>
                                  <w:rPr>
                                    <w:b/>
                                    <w:sz w:val="24"/>
                                    <w:u w:val="single"/>
                                  </w:rPr>
                                  <w:delText xml:space="preserve"> </w:delText>
                                </w:r>
                                <w:r>
                                  <w:rPr>
                                    <w:b/>
                                    <w:sz w:val="24"/>
                                    <w:u w:val="single"/>
                                  </w:rPr>
                                  <w:tab/>
                                </w:r>
                                <w:r>
                                  <w:rPr>
                                    <w:b/>
                                    <w:sz w:val="24"/>
                                  </w:rPr>
                                  <w:tab/>
                                  <w:delText xml:space="preserve">Field blank: </w:delText>
                                </w:r>
                                <w:r>
                                  <w:rPr>
                                    <w:sz w:val="24"/>
                                  </w:rPr>
                                  <w:delText>Y or</w:delText>
                                </w:r>
                                <w:r>
                                  <w:rPr>
                                    <w:spacing w:val="-2"/>
                                    <w:sz w:val="24"/>
                                  </w:rPr>
                                  <w:delText xml:space="preserve"> </w:delText>
                                </w:r>
                                <w:r>
                                  <w:rPr>
                                    <w:sz w:val="24"/>
                                  </w:rPr>
                                  <w:delText>N</w:delText>
                                </w:r>
                              </w:del>
                            </w:p>
                            <w:p w14:paraId="2B3796DF" w14:textId="77777777" w:rsidR="00015BB1" w:rsidRDefault="00015BB1" w:rsidP="00E81AA7">
                              <w:pPr>
                                <w:tabs>
                                  <w:tab w:val="left" w:pos="4616"/>
                                </w:tabs>
                                <w:spacing w:before="2"/>
                                <w:ind w:left="103"/>
                                <w:rPr>
                                  <w:del w:id="1834" w:author="Benjamin Meyer" w:date="2023-04-18T10:26:00Z"/>
                                  <w:b/>
                                  <w:sz w:val="24"/>
                                </w:rPr>
                              </w:pPr>
                              <w:del w:id="1835" w:author="Benjamin Meyer" w:date="2023-04-18T10:26:00Z">
                                <w:r>
                                  <w:rPr>
                                    <w:b/>
                                    <w:sz w:val="24"/>
                                  </w:rPr>
                                  <w:delText xml:space="preserve">Time: </w:delText>
                                </w:r>
                                <w:r>
                                  <w:rPr>
                                    <w:b/>
                                    <w:sz w:val="24"/>
                                    <w:u w:val="single"/>
                                  </w:rPr>
                                  <w:delText xml:space="preserve"> </w:delText>
                                </w:r>
                                <w:r>
                                  <w:rPr>
                                    <w:b/>
                                    <w:sz w:val="24"/>
                                    <w:u w:val="single"/>
                                  </w:rPr>
                                  <w:tab/>
                                </w:r>
                              </w:del>
                            </w:p>
                          </w:txbxContent>
                        </wps:txbx>
                        <wps:bodyPr rot="0" vert="horz" wrap="square" lIns="0" tIns="0" rIns="0" bIns="0" anchor="t" anchorCtr="0" upright="1">
                          <a:noAutofit/>
                        </wps:bodyPr>
                      </wps:wsp>
                    </a:graphicData>
                  </a:graphic>
                </wp:inline>
              </w:drawing>
            </mc:Choice>
            <mc:Fallback>
              <w:pict>
                <v:shape w14:anchorId="454A1D4F" id="Text Box 25" o:spid="_x0000_s1042" type="#_x0000_t202" style="width:467.55pt;height:3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" filled="f" strokeweight=".48pt">
                  <v:textbox inset="0,0,0,0">
                    <w:txbxContent>
                      <w:p w14:paraId="5965A353" w14:textId="77777777" w:rsidR="00015BB1" w:rsidRDefault="00015BB1" w:rsidP="00E81AA7">
                        <w:pPr>
                          <w:tabs>
                            <w:tab w:val="left" w:pos="4629"/>
                            <w:tab w:val="left" w:pos="4929"/>
                          </w:tabs>
                          <w:spacing w:line="273" w:lineRule="exact"/>
                          <w:ind w:left="103"/>
                          <w:rPr>
                            <w:del w:id="1836" w:author="Benjamin Meyer" w:date="2023-04-18T10:26:00Z"/>
                            <w:sz w:val="24"/>
                          </w:rPr>
                        </w:pPr>
                        <w:del w:id="1837" w:author="Benjamin Meyer" w:date="2023-04-18T10:26:00Z">
                          <w:r>
                            <w:rPr>
                              <w:b/>
                              <w:sz w:val="24"/>
                            </w:rPr>
                            <w:delText>Sample</w:delText>
                          </w:r>
                          <w:r>
                            <w:rPr>
                              <w:b/>
                              <w:spacing w:val="-2"/>
                              <w:sz w:val="24"/>
                            </w:rPr>
                            <w:delText xml:space="preserve"> </w:delText>
                          </w:r>
                          <w:r>
                            <w:rPr>
                              <w:b/>
                              <w:sz w:val="24"/>
                            </w:rPr>
                            <w:delText>ID:</w:delText>
                          </w:r>
                          <w:r>
                            <w:rPr>
                              <w:b/>
                              <w:sz w:val="24"/>
                              <w:u w:val="single"/>
                            </w:rPr>
                            <w:delText xml:space="preserve"> </w:delText>
                          </w:r>
                          <w:r>
                            <w:rPr>
                              <w:b/>
                              <w:sz w:val="24"/>
                              <w:u w:val="single"/>
                            </w:rPr>
                            <w:tab/>
                          </w:r>
                          <w:r>
                            <w:rPr>
                              <w:b/>
                              <w:sz w:val="24"/>
                            </w:rPr>
                            <w:tab/>
                            <w:delText xml:space="preserve">Field blank: </w:delText>
                          </w:r>
                          <w:r>
                            <w:rPr>
                              <w:sz w:val="24"/>
                            </w:rPr>
                            <w:delText>Y or</w:delText>
                          </w:r>
                          <w:r>
                            <w:rPr>
                              <w:spacing w:val="-2"/>
                              <w:sz w:val="24"/>
                            </w:rPr>
                            <w:delText xml:space="preserve"> </w:delText>
                          </w:r>
                          <w:r>
                            <w:rPr>
                              <w:sz w:val="24"/>
                            </w:rPr>
                            <w:delText>N</w:delText>
                          </w:r>
                        </w:del>
                      </w:p>
                      <w:p w14:paraId="2B3796DF" w14:textId="77777777" w:rsidR="00015BB1" w:rsidRDefault="00015BB1" w:rsidP="00E81AA7">
                        <w:pPr>
                          <w:tabs>
                            <w:tab w:val="left" w:pos="4616"/>
                          </w:tabs>
                          <w:spacing w:before="2"/>
                          <w:ind w:left="103"/>
                          <w:rPr>
                            <w:del w:id="1838" w:author="Benjamin Meyer" w:date="2023-04-18T10:26:00Z"/>
                            <w:b/>
                            <w:sz w:val="24"/>
                          </w:rPr>
                        </w:pPr>
                        <w:del w:id="1839" w:author="Benjamin Meyer" w:date="2023-04-18T10:26:00Z">
                          <w:r>
                            <w:rPr>
                              <w:b/>
                              <w:sz w:val="24"/>
                            </w:rPr>
                            <w:delText xml:space="preserve">Time: </w:delText>
                          </w:r>
                          <w:r>
                            <w:rPr>
                              <w:b/>
                              <w:sz w:val="24"/>
                              <w:u w:val="single"/>
                            </w:rPr>
                            <w:delText xml:space="preserve"> </w:delText>
                          </w:r>
                          <w:r>
                            <w:rPr>
                              <w:b/>
                              <w:sz w:val="24"/>
                              <w:u w:val="single"/>
                            </w:rPr>
                            <w:tab/>
                          </w:r>
                        </w:del>
                      </w:p>
                    </w:txbxContent>
                  </v:textbox>
                  <w10:anchorlock/>
                </v:shape>
              </w:pict>
            </mc:Fallback>
          </mc:AlternateContent>
        </w:r>
      </w:del>
    </w:p>
    <w:p w14:paraId="4DA212FC" w14:textId="77777777" w:rsidR="00E81AA7" w:rsidRDefault="00E81AA7" w:rsidP="00E81AA7">
      <w:pPr>
        <w:pStyle w:val="BodyText"/>
        <w:rPr>
          <w:del w:id="1840" w:author="Benjamin Meyer" w:date="2023-04-18T10:26:00Z"/>
          <w:b/>
          <w:i/>
          <w:sz w:val="20"/>
        </w:rPr>
      </w:pPr>
    </w:p>
    <w:p w14:paraId="5DBF255D" w14:textId="77777777" w:rsidR="00E81AA7" w:rsidRDefault="00E81AA7" w:rsidP="00E81AA7">
      <w:pPr>
        <w:pStyle w:val="BodyText"/>
        <w:spacing w:before="5"/>
        <w:rPr>
          <w:del w:id="1841" w:author="Benjamin Meyer" w:date="2023-04-18T10:26:00Z"/>
          <w:b/>
          <w:i/>
          <w:sz w:val="17"/>
        </w:rPr>
      </w:pPr>
    </w:p>
    <w:p w14:paraId="09093622" w14:textId="77777777" w:rsidR="00E81AA7" w:rsidRDefault="00E81AA7" w:rsidP="00E81AA7">
      <w:pPr>
        <w:pStyle w:val="Heading2"/>
        <w:spacing w:before="90" w:line="240" w:lineRule="auto"/>
        <w:ind w:left="112"/>
        <w:rPr>
          <w:del w:id="1842" w:author="Benjamin Meyer" w:date="2023-04-18T10:26:00Z"/>
        </w:rPr>
      </w:pPr>
      <w:bookmarkStart w:id="1843" w:name="_Toc96073998"/>
      <w:del w:id="1844" w:author="Benjamin Meyer" w:date="2023-04-18T10:26:00Z">
        <w:r>
          <w:delText>Site photos, description</w:delText>
        </w:r>
        <w:bookmarkEnd w:id="1843"/>
      </w:del>
    </w:p>
    <w:p w14:paraId="416E658E" w14:textId="77777777" w:rsidR="00E81AA7" w:rsidRDefault="00E81AA7" w:rsidP="00E81AA7">
      <w:pPr>
        <w:pStyle w:val="BodyText"/>
        <w:ind w:left="111"/>
        <w:rPr>
          <w:del w:id="1845" w:author="Benjamin Meyer" w:date="2023-04-18T10:26:00Z"/>
          <w:sz w:val="20"/>
        </w:rPr>
      </w:pPr>
      <w:del w:id="1846" w:author="Benjamin Meyer" w:date="2023-04-18T10:26:00Z">
        <w:r>
          <w:rPr>
            <w:noProof/>
            <w:sz w:val="20"/>
          </w:rPr>
          <mc:AlternateContent>
            <mc:Choice Requires="wps">
              <w:drawing>
                <wp:inline distT="0" distB="0" distL="0" distR="0" wp14:anchorId="5F406FE4" wp14:editId="46115412">
                  <wp:extent cx="5937885" cy="1474470"/>
                  <wp:effectExtent l="6985" t="8255" r="8255" b="12700"/>
                  <wp:docPr id="6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47447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772261" w14:textId="77777777" w:rsidR="00015BB1" w:rsidRDefault="00015BB1" w:rsidP="00E81AA7">
                              <w:pPr>
                                <w:tabs>
                                  <w:tab w:val="left" w:pos="7529"/>
                                  <w:tab w:val="left" w:pos="7595"/>
                                </w:tabs>
                                <w:ind w:left="103" w:right="1742"/>
                                <w:rPr>
                                  <w:del w:id="1847" w:author="Benjamin Meyer" w:date="2023-04-18T10:26:00Z"/>
                                  <w:b/>
                                  <w:sz w:val="24"/>
                                </w:rPr>
                              </w:pPr>
                              <w:del w:id="1848" w:author="Benjamin Meyer" w:date="2023-04-18T10:26:00Z">
                                <w:r>
                                  <w:rPr>
                                    <w:b/>
                                    <w:sz w:val="24"/>
                                  </w:rPr>
                                  <w:delText>Site photo</w:delText>
                                </w:r>
                                <w:r>
                                  <w:rPr>
                                    <w:b/>
                                    <w:spacing w:val="-4"/>
                                    <w:sz w:val="24"/>
                                  </w:rPr>
                                  <w:delText xml:space="preserve"> </w:delText>
                                </w:r>
                                <w:r>
                                  <w:rPr>
                                    <w:b/>
                                    <w:sz w:val="24"/>
                                  </w:rPr>
                                  <w:delText>file</w:delText>
                                </w:r>
                                <w:r>
                                  <w:rPr>
                                    <w:b/>
                                    <w:spacing w:val="-2"/>
                                    <w:sz w:val="24"/>
                                  </w:rPr>
                                  <w:delText xml:space="preserve"> </w:delText>
                                </w:r>
                                <w:r>
                                  <w:rPr>
                                    <w:b/>
                                    <w:sz w:val="24"/>
                                  </w:rPr>
                                  <w:delText xml:space="preserve">names: </w:delText>
                                </w:r>
                                <w:r>
                                  <w:rPr>
                                    <w:b/>
                                    <w:sz w:val="24"/>
                                    <w:u w:val="single"/>
                                  </w:rPr>
                                  <w:delText xml:space="preserve"> </w:delText>
                                </w:r>
                                <w:r>
                                  <w:rPr>
                                    <w:b/>
                                    <w:sz w:val="24"/>
                                    <w:u w:val="single"/>
                                  </w:rPr>
                                  <w:tab/>
                                </w:r>
                                <w:r>
                                  <w:rPr>
                                    <w:b/>
                                    <w:sz w:val="24"/>
                                  </w:rPr>
                                  <w:delText xml:space="preserve"> Camera</w:delText>
                                </w:r>
                                <w:r>
                                  <w:rPr>
                                    <w:b/>
                                    <w:spacing w:val="-4"/>
                                    <w:sz w:val="24"/>
                                  </w:rPr>
                                  <w:delText xml:space="preserve"> </w:delText>
                                </w:r>
                                <w:r>
                                  <w:rPr>
                                    <w:b/>
                                    <w:sz w:val="24"/>
                                  </w:rPr>
                                  <w:delText xml:space="preserve">used: </w:delText>
                                </w:r>
                                <w:r>
                                  <w:rPr>
                                    <w:b/>
                                    <w:sz w:val="24"/>
                                    <w:u w:val="single"/>
                                  </w:rPr>
                                  <w:delText xml:space="preserve"> </w:delText>
                                </w:r>
                                <w:r>
                                  <w:rPr>
                                    <w:b/>
                                    <w:sz w:val="24"/>
                                    <w:u w:val="single"/>
                                  </w:rPr>
                                  <w:tab/>
                                </w:r>
                                <w:r>
                                  <w:rPr>
                                    <w:b/>
                                    <w:sz w:val="24"/>
                                    <w:u w:val="single"/>
                                  </w:rPr>
                                  <w:tab/>
                                </w:r>
                              </w:del>
                            </w:p>
                            <w:p w14:paraId="076EABC6" w14:textId="77777777" w:rsidR="00015BB1" w:rsidRDefault="00015BB1" w:rsidP="00E81AA7">
                              <w:pPr>
                                <w:pStyle w:val="BodyText"/>
                                <w:spacing w:before="10"/>
                                <w:rPr>
                                  <w:del w:id="1849" w:author="Benjamin Meyer" w:date="2023-04-18T10:26:00Z"/>
                                  <w:b/>
                                  <w:sz w:val="23"/>
                                </w:rPr>
                              </w:pPr>
                            </w:p>
                            <w:p w14:paraId="3BC077D0" w14:textId="77777777" w:rsidR="00015BB1" w:rsidRDefault="00015BB1" w:rsidP="00E81AA7">
                              <w:pPr>
                                <w:ind w:left="103"/>
                                <w:rPr>
                                  <w:del w:id="1850" w:author="Benjamin Meyer" w:date="2023-04-18T10:26:00Z"/>
                                  <w:b/>
                                  <w:sz w:val="24"/>
                                </w:rPr>
                              </w:pPr>
                              <w:del w:id="1851" w:author="Benjamin Meyer" w:date="2023-04-18T10:26:00Z">
                                <w:r>
                                  <w:rPr>
                                    <w:b/>
                                    <w:sz w:val="24"/>
                                  </w:rPr>
                                  <w:delText>Site description (potential sources of pollution, boats in area, etc…):</w:delText>
                                </w:r>
                              </w:del>
                            </w:p>
                          </w:txbxContent>
                        </wps:txbx>
                        <wps:bodyPr rot="0" vert="horz" wrap="square" lIns="0" tIns="0" rIns="0" bIns="0" anchor="t" anchorCtr="0" upright="1">
                          <a:noAutofit/>
                        </wps:bodyPr>
                      </wps:wsp>
                    </a:graphicData>
                  </a:graphic>
                </wp:inline>
              </w:drawing>
            </mc:Choice>
            <mc:Fallback>
              <w:pict>
                <v:shape w14:anchorId="5F406FE4" id="Text Box 24" o:spid="_x0000_s1043" type="#_x0000_t202" style="width:467.55pt;height:1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" filled="f" strokeweight=".48pt">
                  <v:textbox inset="0,0,0,0">
                    <w:txbxContent>
                      <w:p w14:paraId="3A772261" w14:textId="77777777" w:rsidR="00015BB1" w:rsidRDefault="00015BB1" w:rsidP="00E81AA7">
                        <w:pPr>
                          <w:tabs>
                            <w:tab w:val="left" w:pos="7529"/>
                            <w:tab w:val="left" w:pos="7595"/>
                          </w:tabs>
                          <w:ind w:left="103" w:right="1742"/>
                          <w:rPr>
                            <w:del w:id="1852" w:author="Benjamin Meyer" w:date="2023-04-18T10:26:00Z"/>
                            <w:b/>
                            <w:sz w:val="24"/>
                          </w:rPr>
                        </w:pPr>
                        <w:del w:id="1853" w:author="Benjamin Meyer" w:date="2023-04-18T10:26:00Z">
                          <w:r>
                            <w:rPr>
                              <w:b/>
                              <w:sz w:val="24"/>
                            </w:rPr>
                            <w:delText>Site photo</w:delText>
                          </w:r>
                          <w:r>
                            <w:rPr>
                              <w:b/>
                              <w:spacing w:val="-4"/>
                              <w:sz w:val="24"/>
                            </w:rPr>
                            <w:delText xml:space="preserve"> </w:delText>
                          </w:r>
                          <w:r>
                            <w:rPr>
                              <w:b/>
                              <w:sz w:val="24"/>
                            </w:rPr>
                            <w:delText>file</w:delText>
                          </w:r>
                          <w:r>
                            <w:rPr>
                              <w:b/>
                              <w:spacing w:val="-2"/>
                              <w:sz w:val="24"/>
                            </w:rPr>
                            <w:delText xml:space="preserve"> </w:delText>
                          </w:r>
                          <w:r>
                            <w:rPr>
                              <w:b/>
                              <w:sz w:val="24"/>
                            </w:rPr>
                            <w:delText xml:space="preserve">names: </w:delText>
                          </w:r>
                          <w:r>
                            <w:rPr>
                              <w:b/>
                              <w:sz w:val="24"/>
                              <w:u w:val="single"/>
                            </w:rPr>
                            <w:delText xml:space="preserve"> </w:delText>
                          </w:r>
                          <w:r>
                            <w:rPr>
                              <w:b/>
                              <w:sz w:val="24"/>
                              <w:u w:val="single"/>
                            </w:rPr>
                            <w:tab/>
                          </w:r>
                          <w:r>
                            <w:rPr>
                              <w:b/>
                              <w:sz w:val="24"/>
                            </w:rPr>
                            <w:delText xml:space="preserve"> Camera</w:delText>
                          </w:r>
                          <w:r>
                            <w:rPr>
                              <w:b/>
                              <w:spacing w:val="-4"/>
                              <w:sz w:val="24"/>
                            </w:rPr>
                            <w:delText xml:space="preserve"> </w:delText>
                          </w:r>
                          <w:r>
                            <w:rPr>
                              <w:b/>
                              <w:sz w:val="24"/>
                            </w:rPr>
                            <w:delText xml:space="preserve">used: </w:delText>
                          </w:r>
                          <w:r>
                            <w:rPr>
                              <w:b/>
                              <w:sz w:val="24"/>
                              <w:u w:val="single"/>
                            </w:rPr>
                            <w:delText xml:space="preserve"> </w:delText>
                          </w:r>
                          <w:r>
                            <w:rPr>
                              <w:b/>
                              <w:sz w:val="24"/>
                              <w:u w:val="single"/>
                            </w:rPr>
                            <w:tab/>
                          </w:r>
                          <w:r>
                            <w:rPr>
                              <w:b/>
                              <w:sz w:val="24"/>
                              <w:u w:val="single"/>
                            </w:rPr>
                            <w:tab/>
                          </w:r>
                        </w:del>
                      </w:p>
                      <w:p w14:paraId="076EABC6" w14:textId="77777777" w:rsidR="00015BB1" w:rsidRDefault="00015BB1" w:rsidP="00E81AA7">
                        <w:pPr>
                          <w:pStyle w:val="BodyText"/>
                          <w:spacing w:before="10"/>
                          <w:rPr>
                            <w:del w:id="1854" w:author="Benjamin Meyer" w:date="2023-04-18T10:26:00Z"/>
                            <w:b/>
                            <w:sz w:val="23"/>
                          </w:rPr>
                        </w:pPr>
                      </w:p>
                      <w:p w14:paraId="3BC077D0" w14:textId="77777777" w:rsidR="00015BB1" w:rsidRDefault="00015BB1" w:rsidP="00E81AA7">
                        <w:pPr>
                          <w:ind w:left="103"/>
                          <w:rPr>
                            <w:del w:id="1855" w:author="Benjamin Meyer" w:date="2023-04-18T10:26:00Z"/>
                            <w:b/>
                            <w:sz w:val="24"/>
                          </w:rPr>
                        </w:pPr>
                        <w:del w:id="1856" w:author="Benjamin Meyer" w:date="2023-04-18T10:26:00Z">
                          <w:r>
                            <w:rPr>
                              <w:b/>
                              <w:sz w:val="24"/>
                            </w:rPr>
                            <w:delText>Site description (potential sources of pollution, boats in area, etc…):</w:delText>
                          </w:r>
                        </w:del>
                      </w:p>
                    </w:txbxContent>
                  </v:textbox>
                  <w10:anchorlock/>
                </v:shape>
              </w:pict>
            </mc:Fallback>
          </mc:AlternateContent>
        </w:r>
      </w:del>
    </w:p>
    <w:p w14:paraId="433AE30F" w14:textId="77777777" w:rsidR="00E81AA7" w:rsidRDefault="00E81AA7" w:rsidP="00E81AA7">
      <w:pPr>
        <w:pStyle w:val="BodyText"/>
        <w:spacing w:before="2"/>
        <w:rPr>
          <w:del w:id="1857" w:author="Benjamin Meyer" w:date="2023-04-18T10:26:00Z"/>
          <w:b/>
          <w:i/>
          <w:sz w:val="13"/>
        </w:rPr>
      </w:pPr>
    </w:p>
    <w:p w14:paraId="4525948F" w14:textId="77777777" w:rsidR="00E81AA7" w:rsidRDefault="00E81AA7" w:rsidP="00E81AA7">
      <w:pPr>
        <w:pStyle w:val="Heading2"/>
        <w:spacing w:before="90" w:line="240" w:lineRule="auto"/>
        <w:ind w:left="112"/>
        <w:rPr>
          <w:del w:id="1858" w:author="Benjamin Meyer" w:date="2023-04-18T10:26:00Z"/>
        </w:rPr>
      </w:pPr>
      <w:bookmarkStart w:id="1859" w:name="_Toc96073999"/>
      <w:del w:id="1860" w:author="Benjamin Meyer" w:date="2023-04-18T10:26:00Z">
        <w:r>
          <w:delText>Weather</w:delText>
        </w:r>
        <w:bookmarkEnd w:id="1859"/>
      </w:del>
    </w:p>
    <w:p w14:paraId="4DC1112F" w14:textId="77777777" w:rsidR="00E81AA7" w:rsidRDefault="00E81AA7" w:rsidP="00E81AA7">
      <w:pPr>
        <w:pStyle w:val="BodyText"/>
        <w:ind w:left="112"/>
        <w:rPr>
          <w:del w:id="1861" w:author="Benjamin Meyer" w:date="2023-04-18T10:26:00Z"/>
          <w:sz w:val="20"/>
        </w:rPr>
      </w:pPr>
      <w:del w:id="1862" w:author="Benjamin Meyer" w:date="2023-04-18T10:26:00Z">
        <w:r>
          <w:rPr>
            <w:noProof/>
            <w:sz w:val="20"/>
          </w:rPr>
          <mc:AlternateContent>
            <mc:Choice Requires="wpg">
              <w:drawing>
                <wp:inline distT="0" distB="0" distL="0" distR="0" wp14:anchorId="21D31301" wp14:editId="398CC662">
                  <wp:extent cx="5943600" cy="2047240"/>
                  <wp:effectExtent l="0" t="3810" r="1905" b="0"/>
                  <wp:docPr id="6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047240"/>
                            <a:chOff x="0" y="0"/>
                            <a:chExt cx="9360" cy="3224"/>
                          </a:xfrm>
                        </wpg:grpSpPr>
                        <wps:wsp>
                          <wps:cNvPr id="62" name="Freeform 23"/>
                          <wps:cNvSpPr>
                            <a:spLocks/>
                          </wps:cNvSpPr>
                          <wps:spPr bwMode="auto">
                            <a:xfrm>
                              <a:off x="0" y="0"/>
                              <a:ext cx="9360" cy="3224"/>
                            </a:xfrm>
                            <a:custGeom>
                              <a:avLst/>
                              <a:gdLst>
                                <a:gd name="T0" fmla="*/ 9360 w 9360"/>
                                <a:gd name="T1" fmla="*/ 0 h 3224"/>
                                <a:gd name="T2" fmla="*/ 9350 w 9360"/>
                                <a:gd name="T3" fmla="*/ 0 h 3224"/>
                                <a:gd name="T4" fmla="*/ 9350 w 9360"/>
                                <a:gd name="T5" fmla="*/ 10 h 3224"/>
                                <a:gd name="T6" fmla="*/ 9350 w 9360"/>
                                <a:gd name="T7" fmla="*/ 3214 h 3224"/>
                                <a:gd name="T8" fmla="*/ 10 w 9360"/>
                                <a:gd name="T9" fmla="*/ 3214 h 3224"/>
                                <a:gd name="T10" fmla="*/ 10 w 9360"/>
                                <a:gd name="T11" fmla="*/ 10 h 3224"/>
                                <a:gd name="T12" fmla="*/ 9350 w 9360"/>
                                <a:gd name="T13" fmla="*/ 10 h 3224"/>
                                <a:gd name="T14" fmla="*/ 9350 w 9360"/>
                                <a:gd name="T15" fmla="*/ 0 h 3224"/>
                                <a:gd name="T16" fmla="*/ 10 w 9360"/>
                                <a:gd name="T17" fmla="*/ 0 h 3224"/>
                                <a:gd name="T18" fmla="*/ 0 w 9360"/>
                                <a:gd name="T19" fmla="*/ 0 h 3224"/>
                                <a:gd name="T20" fmla="*/ 0 w 9360"/>
                                <a:gd name="T21" fmla="*/ 3223 h 3224"/>
                                <a:gd name="T22" fmla="*/ 10 w 9360"/>
                                <a:gd name="T23" fmla="*/ 3223 h 3224"/>
                                <a:gd name="T24" fmla="*/ 9350 w 9360"/>
                                <a:gd name="T25" fmla="*/ 3223 h 3224"/>
                                <a:gd name="T26" fmla="*/ 9360 w 9360"/>
                                <a:gd name="T27" fmla="*/ 3223 h 3224"/>
                                <a:gd name="T28" fmla="*/ 9360 w 9360"/>
                                <a:gd name="T29" fmla="*/ 0 h 3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3224">
                                  <a:moveTo>
                                    <a:pt x="9360" y="0"/>
                                  </a:moveTo>
                                  <a:lnTo>
                                    <a:pt x="9350" y="0"/>
                                  </a:lnTo>
                                  <a:lnTo>
                                    <a:pt x="9350" y="10"/>
                                  </a:lnTo>
                                  <a:lnTo>
                                    <a:pt x="9350" y="3214"/>
                                  </a:lnTo>
                                  <a:lnTo>
                                    <a:pt x="10" y="3214"/>
                                  </a:lnTo>
                                  <a:lnTo>
                                    <a:pt x="10" y="10"/>
                                  </a:lnTo>
                                  <a:lnTo>
                                    <a:pt x="9350" y="10"/>
                                  </a:lnTo>
                                  <a:lnTo>
                                    <a:pt x="9350" y="0"/>
                                  </a:lnTo>
                                  <a:lnTo>
                                    <a:pt x="10" y="0"/>
                                  </a:lnTo>
                                  <a:lnTo>
                                    <a:pt x="0" y="0"/>
                                  </a:lnTo>
                                  <a:lnTo>
                                    <a:pt x="0" y="3223"/>
                                  </a:lnTo>
                                  <a:lnTo>
                                    <a:pt x="10" y="3223"/>
                                  </a:lnTo>
                                  <a:lnTo>
                                    <a:pt x="9350" y="3223"/>
                                  </a:lnTo>
                                  <a:lnTo>
                                    <a:pt x="9360" y="322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Text Box 22"/>
                          <wps:cNvSpPr txBox="1">
                            <a:spLocks noChangeArrowheads="1"/>
                          </wps:cNvSpPr>
                          <wps:spPr bwMode="auto">
                            <a:xfrm>
                              <a:off x="112" y="16"/>
                              <a:ext cx="196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E2E27" w14:textId="77777777" w:rsidR="00015BB1" w:rsidRDefault="00015BB1" w:rsidP="00E81AA7">
                                <w:pPr>
                                  <w:spacing w:line="266" w:lineRule="exact"/>
                                  <w:rPr>
                                    <w:del w:id="1863" w:author="Benjamin Meyer" w:date="2023-04-18T10:26:00Z"/>
                                    <w:sz w:val="24"/>
                                  </w:rPr>
                                </w:pPr>
                                <w:del w:id="1864" w:author="Benjamin Meyer" w:date="2023-04-18T10:26:00Z">
                                  <w:r>
                                    <w:rPr>
                                      <w:b/>
                                      <w:sz w:val="24"/>
                                    </w:rPr>
                                    <w:delText>Sky (circle option)</w:delText>
                                  </w:r>
                                  <w:r>
                                    <w:rPr>
                                      <w:sz w:val="24"/>
                                    </w:rPr>
                                    <w:delText>:</w:delText>
                                  </w:r>
                                </w:del>
                              </w:p>
                            </w:txbxContent>
                          </wps:txbx>
                          <wps:bodyPr rot="0" vert="horz" wrap="square" lIns="0" tIns="0" rIns="0" bIns="0" anchor="t" anchorCtr="0" upright="1">
                            <a:noAutofit/>
                          </wps:bodyPr>
                        </wps:wsp>
                        <wps:wsp>
                          <wps:cNvPr id="64" name="Text Box 21"/>
                          <wps:cNvSpPr txBox="1">
                            <a:spLocks noChangeArrowheads="1"/>
                          </wps:cNvSpPr>
                          <wps:spPr bwMode="auto">
                            <a:xfrm>
                              <a:off x="2659" y="16"/>
                              <a:ext cx="222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D5122" w14:textId="77777777" w:rsidR="00015BB1" w:rsidRDefault="00015BB1" w:rsidP="00E81AA7">
                                <w:pPr>
                                  <w:tabs>
                                    <w:tab w:val="left" w:pos="933"/>
                                  </w:tabs>
                                  <w:spacing w:line="266" w:lineRule="exact"/>
                                  <w:rPr>
                                    <w:del w:id="1865" w:author="Benjamin Meyer" w:date="2023-04-18T10:26:00Z"/>
                                    <w:sz w:val="24"/>
                                  </w:rPr>
                                </w:pPr>
                                <w:del w:id="1866" w:author="Benjamin Meyer" w:date="2023-04-18T10:26:00Z">
                                  <w:r>
                                    <w:rPr>
                                      <w:sz w:val="24"/>
                                    </w:rPr>
                                    <w:delText>sunny</w:delText>
                                  </w:r>
                                  <w:r>
                                    <w:rPr>
                                      <w:sz w:val="24"/>
                                    </w:rPr>
                                    <w:tab/>
                                    <w:delText>partly</w:delText>
                                  </w:r>
                                  <w:r>
                                    <w:rPr>
                                      <w:spacing w:val="-3"/>
                                      <w:sz w:val="24"/>
                                    </w:rPr>
                                    <w:delText xml:space="preserve"> </w:delText>
                                  </w:r>
                                  <w:r>
                                    <w:rPr>
                                      <w:sz w:val="24"/>
                                    </w:rPr>
                                    <w:delText>cloudy</w:delText>
                                  </w:r>
                                </w:del>
                              </w:p>
                            </w:txbxContent>
                          </wps:txbx>
                          <wps:bodyPr rot="0" vert="horz" wrap="square" lIns="0" tIns="0" rIns="0" bIns="0" anchor="t" anchorCtr="0" upright="1">
                            <a:noAutofit/>
                          </wps:bodyPr>
                        </wps:wsp>
                        <wps:wsp>
                          <wps:cNvPr id="65" name="Text Box 20"/>
                          <wps:cNvSpPr txBox="1">
                            <a:spLocks noChangeArrowheads="1"/>
                          </wps:cNvSpPr>
                          <wps:spPr bwMode="auto">
                            <a:xfrm>
                              <a:off x="5286" y="16"/>
                              <a:ext cx="1292"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9D2D0" w14:textId="77777777" w:rsidR="00015BB1" w:rsidRDefault="00015BB1" w:rsidP="00E81AA7">
                                <w:pPr>
                                  <w:tabs>
                                    <w:tab w:val="left" w:pos="952"/>
                                  </w:tabs>
                                  <w:ind w:left="205" w:right="18" w:hanging="206"/>
                                  <w:rPr>
                                    <w:del w:id="1867" w:author="Benjamin Meyer" w:date="2023-04-18T10:26:00Z"/>
                                    <w:sz w:val="24"/>
                                  </w:rPr>
                                </w:pPr>
                                <w:del w:id="1868" w:author="Benjamin Meyer" w:date="2023-04-18T10:26:00Z">
                                  <w:r>
                                    <w:rPr>
                                      <w:sz w:val="24"/>
                                    </w:rPr>
                                    <w:delText>cloudy</w:delText>
                                  </w:r>
                                  <w:r>
                                    <w:rPr>
                                      <w:sz w:val="24"/>
                                    </w:rPr>
                                    <w:tab/>
                                  </w:r>
                                  <w:r>
                                    <w:rPr>
                                      <w:spacing w:val="-7"/>
                                      <w:sz w:val="24"/>
                                    </w:rPr>
                                    <w:delText xml:space="preserve">fog </w:delText>
                                  </w:r>
                                  <w:r>
                                    <w:rPr>
                                      <w:sz w:val="24"/>
                                    </w:rPr>
                                    <w:delText>none</w:delText>
                                  </w:r>
                                </w:del>
                              </w:p>
                            </w:txbxContent>
                          </wps:txbx>
                          <wps:bodyPr rot="0" vert="horz" wrap="square" lIns="0" tIns="0" rIns="0" bIns="0" anchor="t" anchorCtr="0" upright="1">
                            <a:noAutofit/>
                          </wps:bodyPr>
                        </wps:wsp>
                        <wps:wsp>
                          <wps:cNvPr id="66" name="Text Box 19"/>
                          <wps:cNvSpPr txBox="1">
                            <a:spLocks noChangeArrowheads="1"/>
                          </wps:cNvSpPr>
                          <wps:spPr bwMode="auto">
                            <a:xfrm>
                              <a:off x="112" y="292"/>
                              <a:ext cx="37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DE57F" w14:textId="77777777" w:rsidR="00015BB1" w:rsidRDefault="00015BB1" w:rsidP="00E81AA7">
                                <w:pPr>
                                  <w:spacing w:line="266" w:lineRule="exact"/>
                                  <w:rPr>
                                    <w:del w:id="1869" w:author="Benjamin Meyer" w:date="2023-04-18T10:26:00Z"/>
                                    <w:sz w:val="24"/>
                                  </w:rPr>
                                </w:pPr>
                                <w:del w:id="1870" w:author="Benjamin Meyer" w:date="2023-04-18T10:26:00Z">
                                  <w:r>
                                    <w:rPr>
                                      <w:b/>
                                      <w:sz w:val="24"/>
                                    </w:rPr>
                                    <w:delText xml:space="preserve">Precipitation (circle option): </w:delText>
                                  </w:r>
                                  <w:r>
                                    <w:rPr>
                                      <w:sz w:val="24"/>
                                    </w:rPr>
                                    <w:delText>raining</w:delText>
                                  </w:r>
                                </w:del>
                              </w:p>
                            </w:txbxContent>
                          </wps:txbx>
                          <wps:bodyPr rot="0" vert="horz" wrap="square" lIns="0" tIns="0" rIns="0" bIns="0" anchor="t" anchorCtr="0" upright="1">
                            <a:noAutofit/>
                          </wps:bodyPr>
                        </wps:wsp>
                        <wps:wsp>
                          <wps:cNvPr id="67" name="Text Box 18"/>
                          <wps:cNvSpPr txBox="1">
                            <a:spLocks noChangeArrowheads="1"/>
                          </wps:cNvSpPr>
                          <wps:spPr bwMode="auto">
                            <a:xfrm>
                              <a:off x="4298" y="292"/>
                              <a:ext cx="6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99329" w14:textId="77777777" w:rsidR="00015BB1" w:rsidRDefault="00015BB1" w:rsidP="00E81AA7">
                                <w:pPr>
                                  <w:spacing w:line="266" w:lineRule="exact"/>
                                  <w:rPr>
                                    <w:del w:id="1871" w:author="Benjamin Meyer" w:date="2023-04-18T10:26:00Z"/>
                                    <w:sz w:val="24"/>
                                  </w:rPr>
                                </w:pPr>
                                <w:del w:id="1872" w:author="Benjamin Meyer" w:date="2023-04-18T10:26:00Z">
                                  <w:r>
                                    <w:rPr>
                                      <w:sz w:val="24"/>
                                    </w:rPr>
                                    <w:delText>drizzle</w:delText>
                                  </w:r>
                                </w:del>
                              </w:p>
                            </w:txbxContent>
                          </wps:txbx>
                          <wps:bodyPr rot="0" vert="horz" wrap="square" lIns="0" tIns="0" rIns="0" bIns="0" anchor="t" anchorCtr="0" upright="1">
                            <a:noAutofit/>
                          </wps:bodyPr>
                        </wps:wsp>
                        <wps:wsp>
                          <wps:cNvPr id="68" name="Text Box 17"/>
                          <wps:cNvSpPr txBox="1">
                            <a:spLocks noChangeArrowheads="1"/>
                          </wps:cNvSpPr>
                          <wps:spPr bwMode="auto">
                            <a:xfrm>
                              <a:off x="112" y="844"/>
                              <a:ext cx="4747"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44519" w14:textId="77777777" w:rsidR="00015BB1" w:rsidRDefault="00015BB1" w:rsidP="00E81AA7">
                                <w:pPr>
                                  <w:tabs>
                                    <w:tab w:val="left" w:pos="2566"/>
                                  </w:tabs>
                                  <w:spacing w:line="266" w:lineRule="exact"/>
                                  <w:rPr>
                                    <w:del w:id="1873" w:author="Benjamin Meyer" w:date="2023-04-18T10:26:00Z"/>
                                    <w:sz w:val="24"/>
                                  </w:rPr>
                                </w:pPr>
                                <w:del w:id="1874" w:author="Benjamin Meyer" w:date="2023-04-18T10:26:00Z">
                                  <w:r>
                                    <w:rPr>
                                      <w:b/>
                                      <w:sz w:val="24"/>
                                    </w:rPr>
                                    <w:delText>Air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369BBE4D" w14:textId="77777777" w:rsidR="00015BB1" w:rsidRDefault="00015BB1" w:rsidP="00E81AA7">
                                <w:pPr>
                                  <w:tabs>
                                    <w:tab w:val="left" w:pos="2632"/>
                                  </w:tabs>
                                  <w:rPr>
                                    <w:del w:id="1875" w:author="Benjamin Meyer" w:date="2023-04-18T10:26:00Z"/>
                                    <w:sz w:val="24"/>
                                  </w:rPr>
                                </w:pPr>
                                <w:del w:id="1876" w:author="Benjamin Meyer" w:date="2023-04-18T10:26:00Z">
                                  <w:r>
                                    <w:rPr>
                                      <w:b/>
                                      <w:sz w:val="24"/>
                                    </w:rPr>
                                    <w:delText>Water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0FE0713C" w14:textId="77777777" w:rsidR="00015BB1" w:rsidRDefault="00015BB1" w:rsidP="00E81AA7">
                                <w:pPr>
                                  <w:spacing w:before="2"/>
                                  <w:rPr>
                                    <w:del w:id="1877" w:author="Benjamin Meyer" w:date="2023-04-18T10:26:00Z"/>
                                    <w:sz w:val="24"/>
                                  </w:rPr>
                                </w:pPr>
                              </w:p>
                              <w:p w14:paraId="3064B56F" w14:textId="77777777" w:rsidR="00015BB1" w:rsidRDefault="00015BB1" w:rsidP="00E81AA7">
                                <w:pPr>
                                  <w:rPr>
                                    <w:del w:id="1878" w:author="Benjamin Meyer" w:date="2023-04-18T10:26:00Z"/>
                                    <w:b/>
                                    <w:sz w:val="24"/>
                                  </w:rPr>
                                </w:pPr>
                                <w:del w:id="1879" w:author="Benjamin Meyer" w:date="2023-04-18T10:26:00Z">
                                  <w:r>
                                    <w:rPr>
                                      <w:b/>
                                      <w:sz w:val="24"/>
                                    </w:rPr>
                                    <w:delText>Notes (overnight rain, water condition, etc…):</w:delText>
                                  </w:r>
                                </w:del>
                              </w:p>
                            </w:txbxContent>
                          </wps:txbx>
                          <wps:bodyPr rot="0" vert="horz" wrap="square" lIns="0" tIns="0" rIns="0" bIns="0" anchor="t" anchorCtr="0" upright="1">
                            <a:noAutofit/>
                          </wps:bodyPr>
                        </wps:wsp>
                      </wpg:wgp>
                    </a:graphicData>
                  </a:graphic>
                </wp:inline>
              </w:drawing>
            </mc:Choice>
            <mc:Fallback>
              <w:pict>
                <v:group w14:anchorId="21D31301" id="Group 16" o:spid="_x0000_s1044" style="width:468pt;height:161.2pt;mso-position-horizontal-relative:char;mso-position-vertical-relative:line" coordsize="9360,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">
                  <v:shape id="Freeform 23" o:spid="_x0000_s1045" style="position:absolute;width:9360;height:3224;visibility:visible;mso-wrap-style:square;v-text-anchor:top" coordsize="9360,3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" path="m9360,r-10,l9350,10r,3204l10,3214,10,10r9340,l9350,,10,,,,,3223r10,l9350,3223r10,l9360,xe" fillcolor="black" stroked="f">
                    <v:path arrowok="t" o:connecttype="custom" o:connectlocs="9360,0;9350,0;9350,10;9350,3214;10,3214;10,10;9350,10;9350,0;10,0;0,0;0,3223;10,3223;9350,3223;9360,3223;9360,0" o:connectangles="0,0,0,0,0,0,0,0,0,0,0,0,0,0,0"/>
                  </v:shape>
                  <v:shape id="Text Box 22" o:spid="_x0000_s1046" type="#_x0000_t202" style="position:absolute;left:112;top:16;width:196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4CAE2E27" w14:textId="77777777" w:rsidR="00015BB1" w:rsidRDefault="00015BB1" w:rsidP="00E81AA7">
                          <w:pPr>
                            <w:spacing w:line="266" w:lineRule="exact"/>
                            <w:rPr>
                              <w:del w:id="1880" w:author="Benjamin Meyer" w:date="2023-04-18T10:26:00Z"/>
                              <w:sz w:val="24"/>
                            </w:rPr>
                          </w:pPr>
                          <w:del w:id="1881" w:author="Benjamin Meyer" w:date="2023-04-18T10:26:00Z">
                            <w:r>
                              <w:rPr>
                                <w:b/>
                                <w:sz w:val="24"/>
                              </w:rPr>
                              <w:delText>Sky (circle option)</w:delText>
                            </w:r>
                            <w:r>
                              <w:rPr>
                                <w:sz w:val="24"/>
                              </w:rPr>
                              <w:delText>:</w:delText>
                            </w:r>
                          </w:del>
                        </w:p>
                      </w:txbxContent>
                    </v:textbox>
                  </v:shape>
                  <v:shape id="_x0000_s1047" type="#_x0000_t202" style="position:absolute;left:2659;top:16;width:222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50D5122" w14:textId="77777777" w:rsidR="00015BB1" w:rsidRDefault="00015BB1" w:rsidP="00E81AA7">
                          <w:pPr>
                            <w:tabs>
                              <w:tab w:val="left" w:pos="933"/>
                            </w:tabs>
                            <w:spacing w:line="266" w:lineRule="exact"/>
                            <w:rPr>
                              <w:del w:id="1882" w:author="Benjamin Meyer" w:date="2023-04-18T10:26:00Z"/>
                              <w:sz w:val="24"/>
                            </w:rPr>
                          </w:pPr>
                          <w:del w:id="1883" w:author="Benjamin Meyer" w:date="2023-04-18T10:26:00Z">
                            <w:r>
                              <w:rPr>
                                <w:sz w:val="24"/>
                              </w:rPr>
                              <w:delText>sunny</w:delText>
                            </w:r>
                            <w:r>
                              <w:rPr>
                                <w:sz w:val="24"/>
                              </w:rPr>
                              <w:tab/>
                              <w:delText>partly</w:delText>
                            </w:r>
                            <w:r>
                              <w:rPr>
                                <w:spacing w:val="-3"/>
                                <w:sz w:val="24"/>
                              </w:rPr>
                              <w:delText xml:space="preserve"> </w:delText>
                            </w:r>
                            <w:r>
                              <w:rPr>
                                <w:sz w:val="24"/>
                              </w:rPr>
                              <w:delText>cloudy</w:delText>
                            </w:r>
                          </w:del>
                        </w:p>
                      </w:txbxContent>
                    </v:textbox>
                  </v:shape>
                  <v:shape id="Text Box 20" o:spid="_x0000_s1048" type="#_x0000_t202" style="position:absolute;left:5286;top:16;width:1292;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2539D2D0" w14:textId="77777777" w:rsidR="00015BB1" w:rsidRDefault="00015BB1" w:rsidP="00E81AA7">
                          <w:pPr>
                            <w:tabs>
                              <w:tab w:val="left" w:pos="952"/>
                            </w:tabs>
                            <w:ind w:left="205" w:right="18" w:hanging="206"/>
                            <w:rPr>
                              <w:del w:id="1884" w:author="Benjamin Meyer" w:date="2023-04-18T10:26:00Z"/>
                              <w:sz w:val="24"/>
                            </w:rPr>
                          </w:pPr>
                          <w:del w:id="1885" w:author="Benjamin Meyer" w:date="2023-04-18T10:26:00Z">
                            <w:r>
                              <w:rPr>
                                <w:sz w:val="24"/>
                              </w:rPr>
                              <w:delText>cloudy</w:delText>
                            </w:r>
                            <w:r>
                              <w:rPr>
                                <w:sz w:val="24"/>
                              </w:rPr>
                              <w:tab/>
                            </w:r>
                            <w:r>
                              <w:rPr>
                                <w:spacing w:val="-7"/>
                                <w:sz w:val="24"/>
                              </w:rPr>
                              <w:delText xml:space="preserve">fog </w:delText>
                            </w:r>
                            <w:r>
                              <w:rPr>
                                <w:sz w:val="24"/>
                              </w:rPr>
                              <w:delText>none</w:delText>
                            </w:r>
                          </w:del>
                        </w:p>
                      </w:txbxContent>
                    </v:textbox>
                  </v:shape>
                  <v:shape id="Text Box 19" o:spid="_x0000_s1049" type="#_x0000_t202" style="position:absolute;left:112;top:292;width:37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16FDE57F" w14:textId="77777777" w:rsidR="00015BB1" w:rsidRDefault="00015BB1" w:rsidP="00E81AA7">
                          <w:pPr>
                            <w:spacing w:line="266" w:lineRule="exact"/>
                            <w:rPr>
                              <w:del w:id="1886" w:author="Benjamin Meyer" w:date="2023-04-18T10:26:00Z"/>
                              <w:sz w:val="24"/>
                            </w:rPr>
                          </w:pPr>
                          <w:del w:id="1887" w:author="Benjamin Meyer" w:date="2023-04-18T10:26:00Z">
                            <w:r>
                              <w:rPr>
                                <w:b/>
                                <w:sz w:val="24"/>
                              </w:rPr>
                              <w:delText xml:space="preserve">Precipitation (circle option): </w:delText>
                            </w:r>
                            <w:r>
                              <w:rPr>
                                <w:sz w:val="24"/>
                              </w:rPr>
                              <w:delText>raining</w:delText>
                            </w:r>
                          </w:del>
                        </w:p>
                      </w:txbxContent>
                    </v:textbox>
                  </v:shape>
                  <v:shape id="Text Box 18" o:spid="_x0000_s1050" type="#_x0000_t202" style="position:absolute;left:4298;top:292;width:6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5F99329" w14:textId="77777777" w:rsidR="00015BB1" w:rsidRDefault="00015BB1" w:rsidP="00E81AA7">
                          <w:pPr>
                            <w:spacing w:line="266" w:lineRule="exact"/>
                            <w:rPr>
                              <w:del w:id="1888" w:author="Benjamin Meyer" w:date="2023-04-18T10:26:00Z"/>
                              <w:sz w:val="24"/>
                            </w:rPr>
                          </w:pPr>
                          <w:del w:id="1889" w:author="Benjamin Meyer" w:date="2023-04-18T10:26:00Z">
                            <w:r>
                              <w:rPr>
                                <w:sz w:val="24"/>
                              </w:rPr>
                              <w:delText>drizzle</w:delText>
                            </w:r>
                          </w:del>
                        </w:p>
                      </w:txbxContent>
                    </v:textbox>
                  </v:shape>
                  <v:shape id="Text Box 17" o:spid="_x0000_s1051" type="#_x0000_t202" style="position:absolute;left:112;top:844;width:4747;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AC44519" w14:textId="77777777" w:rsidR="00015BB1" w:rsidRDefault="00015BB1" w:rsidP="00E81AA7">
                          <w:pPr>
                            <w:tabs>
                              <w:tab w:val="left" w:pos="2566"/>
                            </w:tabs>
                            <w:spacing w:line="266" w:lineRule="exact"/>
                            <w:rPr>
                              <w:del w:id="1890" w:author="Benjamin Meyer" w:date="2023-04-18T10:26:00Z"/>
                              <w:sz w:val="24"/>
                            </w:rPr>
                          </w:pPr>
                          <w:del w:id="1891" w:author="Benjamin Meyer" w:date="2023-04-18T10:26:00Z">
                            <w:r>
                              <w:rPr>
                                <w:b/>
                                <w:sz w:val="24"/>
                              </w:rPr>
                              <w:delText>Air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369BBE4D" w14:textId="77777777" w:rsidR="00015BB1" w:rsidRDefault="00015BB1" w:rsidP="00E81AA7">
                          <w:pPr>
                            <w:tabs>
                              <w:tab w:val="left" w:pos="2632"/>
                            </w:tabs>
                            <w:rPr>
                              <w:del w:id="1892" w:author="Benjamin Meyer" w:date="2023-04-18T10:26:00Z"/>
                              <w:sz w:val="24"/>
                            </w:rPr>
                          </w:pPr>
                          <w:del w:id="1893" w:author="Benjamin Meyer" w:date="2023-04-18T10:26:00Z">
                            <w:r>
                              <w:rPr>
                                <w:b/>
                                <w:sz w:val="24"/>
                              </w:rPr>
                              <w:delText>Water</w:delText>
                            </w:r>
                            <w:r>
                              <w:rPr>
                                <w:b/>
                                <w:spacing w:val="-1"/>
                                <w:sz w:val="24"/>
                              </w:rPr>
                              <w:delText xml:space="preserve"> </w:delText>
                            </w:r>
                            <w:r>
                              <w:rPr>
                                <w:b/>
                                <w:sz w:val="24"/>
                              </w:rPr>
                              <w:delText>temp:</w:delText>
                            </w:r>
                            <w:r>
                              <w:rPr>
                                <w:b/>
                                <w:sz w:val="24"/>
                                <w:u w:val="single"/>
                              </w:rPr>
                              <w:delText xml:space="preserve"> </w:delText>
                            </w:r>
                            <w:r>
                              <w:rPr>
                                <w:b/>
                                <w:sz w:val="24"/>
                                <w:u w:val="single"/>
                              </w:rPr>
                              <w:tab/>
                            </w:r>
                            <w:r>
                              <w:rPr>
                                <w:sz w:val="24"/>
                              </w:rPr>
                              <w:delText>F /</w:delText>
                            </w:r>
                            <w:r>
                              <w:rPr>
                                <w:spacing w:val="-1"/>
                                <w:sz w:val="24"/>
                              </w:rPr>
                              <w:delText xml:space="preserve"> </w:delText>
                            </w:r>
                            <w:r>
                              <w:rPr>
                                <w:sz w:val="24"/>
                              </w:rPr>
                              <w:delText>C</w:delText>
                            </w:r>
                          </w:del>
                        </w:p>
                        <w:p w14:paraId="0FE0713C" w14:textId="77777777" w:rsidR="00015BB1" w:rsidRDefault="00015BB1" w:rsidP="00E81AA7">
                          <w:pPr>
                            <w:spacing w:before="2"/>
                            <w:rPr>
                              <w:del w:id="1894" w:author="Benjamin Meyer" w:date="2023-04-18T10:26:00Z"/>
                              <w:sz w:val="24"/>
                            </w:rPr>
                          </w:pPr>
                        </w:p>
                        <w:p w14:paraId="3064B56F" w14:textId="77777777" w:rsidR="00015BB1" w:rsidRDefault="00015BB1" w:rsidP="00E81AA7">
                          <w:pPr>
                            <w:rPr>
                              <w:del w:id="1895" w:author="Benjamin Meyer" w:date="2023-04-18T10:26:00Z"/>
                              <w:b/>
                              <w:sz w:val="24"/>
                            </w:rPr>
                          </w:pPr>
                          <w:del w:id="1896" w:author="Benjamin Meyer" w:date="2023-04-18T10:26:00Z">
                            <w:r>
                              <w:rPr>
                                <w:b/>
                                <w:sz w:val="24"/>
                              </w:rPr>
                              <w:delText>Notes (overnight rain, water condition, etc…):</w:delText>
                            </w:r>
                          </w:del>
                        </w:p>
                      </w:txbxContent>
                    </v:textbox>
                  </v:shape>
                  <w10:anchorlock/>
                </v:group>
              </w:pict>
            </mc:Fallback>
          </mc:AlternateContent>
        </w:r>
      </w:del>
    </w:p>
    <w:p w14:paraId="02BD0CBF" w14:textId="77777777" w:rsidR="00E81AA7" w:rsidRDefault="00E81AA7" w:rsidP="00E81AA7">
      <w:pPr>
        <w:pStyle w:val="BodyText"/>
        <w:spacing w:before="9"/>
        <w:rPr>
          <w:del w:id="1897" w:author="Benjamin Meyer" w:date="2023-04-18T10:26:00Z"/>
          <w:b/>
          <w:i/>
          <w:sz w:val="13"/>
        </w:rPr>
      </w:pPr>
    </w:p>
    <w:p w14:paraId="299EB89B" w14:textId="77777777" w:rsidR="00E81AA7" w:rsidRDefault="00E81AA7" w:rsidP="00E81AA7">
      <w:pPr>
        <w:pStyle w:val="Heading2"/>
        <w:spacing w:before="90" w:line="240" w:lineRule="auto"/>
        <w:ind w:left="112"/>
        <w:rPr>
          <w:del w:id="1898" w:author="Benjamin Meyer" w:date="2023-04-18T10:26:00Z"/>
        </w:rPr>
      </w:pPr>
      <w:bookmarkStart w:id="1899" w:name="_Toc96074000"/>
      <w:del w:id="1900" w:author="Benjamin Meyer" w:date="2023-04-18T10:26:00Z">
        <w:r>
          <w:delText>Tides (if applicable)</w:delText>
        </w:r>
        <w:bookmarkEnd w:id="1899"/>
      </w:del>
    </w:p>
    <w:p w14:paraId="491CD526" w14:textId="77777777" w:rsidR="00E81AA7" w:rsidRDefault="00E81AA7" w:rsidP="00E81AA7">
      <w:pPr>
        <w:pStyle w:val="BodyText"/>
        <w:ind w:left="111"/>
        <w:rPr>
          <w:del w:id="1901" w:author="Benjamin Meyer" w:date="2023-04-18T10:26:00Z"/>
          <w:sz w:val="20"/>
        </w:rPr>
      </w:pPr>
      <w:del w:id="1902" w:author="Benjamin Meyer" w:date="2023-04-18T10:26:00Z">
        <w:r>
          <w:rPr>
            <w:noProof/>
            <w:sz w:val="20"/>
          </w:rPr>
          <mc:AlternateContent>
            <mc:Choice Requires="wps">
              <w:drawing>
                <wp:inline distT="0" distB="0" distL="0" distR="0" wp14:anchorId="68A38034" wp14:editId="637A4C97">
                  <wp:extent cx="5937885" cy="382905"/>
                  <wp:effectExtent l="6985" t="12700" r="8255" b="13970"/>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3829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2CD0BD" w14:textId="77777777" w:rsidR="00015BB1" w:rsidRDefault="00015BB1" w:rsidP="00E81AA7">
                              <w:pPr>
                                <w:tabs>
                                  <w:tab w:val="left" w:pos="8036"/>
                                  <w:tab w:val="left" w:pos="8090"/>
                                </w:tabs>
                                <w:ind w:left="103" w:right="1248"/>
                                <w:rPr>
                                  <w:del w:id="1903" w:author="Benjamin Meyer" w:date="2023-04-18T10:26:00Z"/>
                                  <w:b/>
                                  <w:sz w:val="24"/>
                                </w:rPr>
                              </w:pPr>
                              <w:del w:id="1904" w:author="Benjamin Meyer" w:date="2023-04-18T10:26:00Z">
                                <w:r>
                                  <w:rPr>
                                    <w:b/>
                                    <w:sz w:val="24"/>
                                  </w:rPr>
                                  <w:delText>Low tide</w:delText>
                                </w:r>
                                <w:r>
                                  <w:rPr>
                                    <w:b/>
                                    <w:spacing w:val="-6"/>
                                    <w:sz w:val="24"/>
                                  </w:rPr>
                                  <w:delText xml:space="preserve"> </w:delText>
                                </w:r>
                                <w:r>
                                  <w:rPr>
                                    <w:b/>
                                    <w:sz w:val="24"/>
                                  </w:rPr>
                                  <w:delText>(time,</w:delText>
                                </w:r>
                                <w:r>
                                  <w:rPr>
                                    <w:b/>
                                    <w:spacing w:val="-2"/>
                                    <w:sz w:val="24"/>
                                  </w:rPr>
                                  <w:delText xml:space="preserve"> </w:delText>
                                </w:r>
                                <w:r>
                                  <w:rPr>
                                    <w:b/>
                                    <w:sz w:val="24"/>
                                  </w:rPr>
                                  <w:delText>height):</w:delText>
                                </w:r>
                                <w:r>
                                  <w:rPr>
                                    <w:b/>
                                    <w:sz w:val="24"/>
                                    <w:u w:val="single"/>
                                  </w:rPr>
                                  <w:delText xml:space="preserve"> </w:delText>
                                </w:r>
                                <w:r>
                                  <w:rPr>
                                    <w:b/>
                                    <w:sz w:val="24"/>
                                    <w:u w:val="single"/>
                                  </w:rPr>
                                  <w:tab/>
                                </w:r>
                                <w:r>
                                  <w:rPr>
                                    <w:b/>
                                    <w:sz w:val="24"/>
                                  </w:rPr>
                                  <w:delText xml:space="preserve"> High tide (time,</w:delText>
                                </w:r>
                                <w:r>
                                  <w:rPr>
                                    <w:b/>
                                    <w:spacing w:val="-8"/>
                                    <w:sz w:val="24"/>
                                  </w:rPr>
                                  <w:delText xml:space="preserve"> </w:delText>
                                </w:r>
                                <w:r>
                                  <w:rPr>
                                    <w:b/>
                                    <w:sz w:val="24"/>
                                  </w:rPr>
                                  <w:delText>height):</w:delText>
                                </w:r>
                                <w:r>
                                  <w:rPr>
                                    <w:b/>
                                    <w:sz w:val="24"/>
                                    <w:u w:val="single"/>
                                  </w:rPr>
                                  <w:delText xml:space="preserve"> </w:delText>
                                </w:r>
                                <w:r>
                                  <w:rPr>
                                    <w:b/>
                                    <w:sz w:val="24"/>
                                    <w:u w:val="single"/>
                                  </w:rPr>
                                  <w:tab/>
                                </w:r>
                                <w:r>
                                  <w:rPr>
                                    <w:b/>
                                    <w:sz w:val="24"/>
                                    <w:u w:val="single"/>
                                  </w:rPr>
                                  <w:tab/>
                                </w:r>
                              </w:del>
                            </w:p>
                          </w:txbxContent>
                        </wps:txbx>
                        <wps:bodyPr rot="0" vert="horz" wrap="square" lIns="0" tIns="0" rIns="0" bIns="0" anchor="t" anchorCtr="0" upright="1">
                          <a:noAutofit/>
                        </wps:bodyPr>
                      </wps:wsp>
                    </a:graphicData>
                  </a:graphic>
                </wp:inline>
              </w:drawing>
            </mc:Choice>
            <mc:Fallback>
              <w:pict>
                <v:shape w14:anchorId="68A38034" id="Text Box 15" o:spid="_x0000_s1052" type="#_x0000_t202" style="width:467.55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" filled="f" strokeweight=".48pt">
                  <v:textbox inset="0,0,0,0">
                    <w:txbxContent>
                      <w:p w14:paraId="352CD0BD" w14:textId="77777777" w:rsidR="00015BB1" w:rsidRDefault="00015BB1" w:rsidP="00E81AA7">
                        <w:pPr>
                          <w:tabs>
                            <w:tab w:val="left" w:pos="8036"/>
                            <w:tab w:val="left" w:pos="8090"/>
                          </w:tabs>
                          <w:ind w:left="103" w:right="1248"/>
                          <w:rPr>
                            <w:del w:id="1905" w:author="Benjamin Meyer" w:date="2023-04-18T10:26:00Z"/>
                            <w:b/>
                            <w:sz w:val="24"/>
                          </w:rPr>
                        </w:pPr>
                        <w:del w:id="1906" w:author="Benjamin Meyer" w:date="2023-04-18T10:26:00Z">
                          <w:r>
                            <w:rPr>
                              <w:b/>
                              <w:sz w:val="24"/>
                            </w:rPr>
                            <w:delText>Low tide</w:delText>
                          </w:r>
                          <w:r>
                            <w:rPr>
                              <w:b/>
                              <w:spacing w:val="-6"/>
                              <w:sz w:val="24"/>
                            </w:rPr>
                            <w:delText xml:space="preserve"> </w:delText>
                          </w:r>
                          <w:r>
                            <w:rPr>
                              <w:b/>
                              <w:sz w:val="24"/>
                            </w:rPr>
                            <w:delText>(time,</w:delText>
                          </w:r>
                          <w:r>
                            <w:rPr>
                              <w:b/>
                              <w:spacing w:val="-2"/>
                              <w:sz w:val="24"/>
                            </w:rPr>
                            <w:delText xml:space="preserve"> </w:delText>
                          </w:r>
                          <w:r>
                            <w:rPr>
                              <w:b/>
                              <w:sz w:val="24"/>
                            </w:rPr>
                            <w:delText>height):</w:delText>
                          </w:r>
                          <w:r>
                            <w:rPr>
                              <w:b/>
                              <w:sz w:val="24"/>
                              <w:u w:val="single"/>
                            </w:rPr>
                            <w:delText xml:space="preserve"> </w:delText>
                          </w:r>
                          <w:r>
                            <w:rPr>
                              <w:b/>
                              <w:sz w:val="24"/>
                              <w:u w:val="single"/>
                            </w:rPr>
                            <w:tab/>
                          </w:r>
                          <w:r>
                            <w:rPr>
                              <w:b/>
                              <w:sz w:val="24"/>
                            </w:rPr>
                            <w:delText xml:space="preserve"> High tide (time,</w:delText>
                          </w:r>
                          <w:r>
                            <w:rPr>
                              <w:b/>
                              <w:spacing w:val="-8"/>
                              <w:sz w:val="24"/>
                            </w:rPr>
                            <w:delText xml:space="preserve"> </w:delText>
                          </w:r>
                          <w:r>
                            <w:rPr>
                              <w:b/>
                              <w:sz w:val="24"/>
                            </w:rPr>
                            <w:delText>height):</w:delText>
                          </w:r>
                          <w:r>
                            <w:rPr>
                              <w:b/>
                              <w:sz w:val="24"/>
                              <w:u w:val="single"/>
                            </w:rPr>
                            <w:delText xml:space="preserve"> </w:delText>
                          </w:r>
                          <w:r>
                            <w:rPr>
                              <w:b/>
                              <w:sz w:val="24"/>
                              <w:u w:val="single"/>
                            </w:rPr>
                            <w:tab/>
                          </w:r>
                          <w:r>
                            <w:rPr>
                              <w:b/>
                              <w:sz w:val="24"/>
                              <w:u w:val="single"/>
                            </w:rPr>
                            <w:tab/>
                          </w:r>
                        </w:del>
                      </w:p>
                    </w:txbxContent>
                  </v:textbox>
                  <w10:anchorlock/>
                </v:shape>
              </w:pict>
            </mc:Fallback>
          </mc:AlternateContent>
        </w:r>
      </w:del>
    </w:p>
    <w:p w14:paraId="7229DE2E" w14:textId="77777777" w:rsidR="00E81AA7" w:rsidRDefault="00E81AA7" w:rsidP="00E81AA7">
      <w:pPr>
        <w:pStyle w:val="BodyText"/>
        <w:spacing w:before="7"/>
        <w:rPr>
          <w:del w:id="1907" w:author="Benjamin Meyer" w:date="2023-04-18T10:26:00Z"/>
          <w:b/>
          <w:i/>
          <w:sz w:val="13"/>
        </w:rPr>
      </w:pPr>
    </w:p>
    <w:p w14:paraId="4B3D8093" w14:textId="77777777" w:rsidR="00E81AA7" w:rsidRDefault="00E81AA7" w:rsidP="00E81AA7">
      <w:pPr>
        <w:pStyle w:val="Heading2"/>
        <w:spacing w:before="90" w:line="240" w:lineRule="auto"/>
        <w:ind w:left="112"/>
        <w:rPr>
          <w:del w:id="1908" w:author="Benjamin Meyer" w:date="2023-04-18T10:26:00Z"/>
        </w:rPr>
      </w:pPr>
      <w:bookmarkStart w:id="1909" w:name="_Toc96074001"/>
      <w:del w:id="1910" w:author="Benjamin Meyer" w:date="2023-04-18T10:26:00Z">
        <w:r>
          <w:delText>Additional comments</w:delText>
        </w:r>
        <w:bookmarkEnd w:id="1909"/>
      </w:del>
    </w:p>
    <w:p w14:paraId="117A569B" w14:textId="77777777" w:rsidR="00E81AA7" w:rsidRDefault="00E81AA7" w:rsidP="00E81AA7">
      <w:pPr>
        <w:pStyle w:val="BodyText"/>
        <w:ind w:left="112"/>
        <w:rPr>
          <w:del w:id="1911" w:author="Benjamin Meyer" w:date="2023-04-18T10:26:00Z"/>
          <w:sz w:val="20"/>
        </w:rPr>
        <w:sectPr w:rsidR="00E81AA7">
          <w:type w:val="continuous"/>
          <w:pgSz w:w="11900" w:h="16840"/>
          <w:pgMar w:top="840" w:right="1040" w:bottom="280" w:left="1040" w:header="720" w:footer="720" w:gutter="0"/>
          <w:cols w:space="720"/>
        </w:sectPr>
      </w:pPr>
      <w:del w:id="1912" w:author="Benjamin Meyer" w:date="2023-04-18T10:26:00Z">
        <w:r>
          <w:rPr>
            <w:noProof/>
            <w:sz w:val="20"/>
          </w:rPr>
          <mc:AlternateContent>
            <mc:Choice Requires="wpg">
              <w:drawing>
                <wp:inline distT="0" distB="0" distL="0" distR="0" wp14:anchorId="65D926CD" wp14:editId="56B28088">
                  <wp:extent cx="5943600" cy="675640"/>
                  <wp:effectExtent l="0" t="1905" r="1905" b="0"/>
                  <wp:docPr id="5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75640"/>
                            <a:chOff x="0" y="0"/>
                            <a:chExt cx="9360" cy="1064"/>
                          </a:xfrm>
                        </wpg:grpSpPr>
                        <wps:wsp>
                          <wps:cNvPr id="59" name="Freeform 14"/>
                          <wps:cNvSpPr>
                            <a:spLocks/>
                          </wps:cNvSpPr>
                          <wps:spPr bwMode="auto">
                            <a:xfrm>
                              <a:off x="0" y="0"/>
                              <a:ext cx="9360" cy="1064"/>
                            </a:xfrm>
                            <a:custGeom>
                              <a:avLst/>
                              <a:gdLst>
                                <a:gd name="T0" fmla="*/ 9360 w 9360"/>
                                <a:gd name="T1" fmla="*/ 0 h 1064"/>
                                <a:gd name="T2" fmla="*/ 9350 w 9360"/>
                                <a:gd name="T3" fmla="*/ 0 h 1064"/>
                                <a:gd name="T4" fmla="*/ 9350 w 9360"/>
                                <a:gd name="T5" fmla="*/ 10 h 1064"/>
                                <a:gd name="T6" fmla="*/ 9350 w 9360"/>
                                <a:gd name="T7" fmla="*/ 1054 h 1064"/>
                                <a:gd name="T8" fmla="*/ 10 w 9360"/>
                                <a:gd name="T9" fmla="*/ 1054 h 1064"/>
                                <a:gd name="T10" fmla="*/ 10 w 9360"/>
                                <a:gd name="T11" fmla="*/ 10 h 1064"/>
                                <a:gd name="T12" fmla="*/ 9350 w 9360"/>
                                <a:gd name="T13" fmla="*/ 10 h 1064"/>
                                <a:gd name="T14" fmla="*/ 9350 w 9360"/>
                                <a:gd name="T15" fmla="*/ 0 h 1064"/>
                                <a:gd name="T16" fmla="*/ 10 w 9360"/>
                                <a:gd name="T17" fmla="*/ 0 h 1064"/>
                                <a:gd name="T18" fmla="*/ 0 w 9360"/>
                                <a:gd name="T19" fmla="*/ 0 h 1064"/>
                                <a:gd name="T20" fmla="*/ 0 w 9360"/>
                                <a:gd name="T21" fmla="*/ 1063 h 1064"/>
                                <a:gd name="T22" fmla="*/ 10 w 9360"/>
                                <a:gd name="T23" fmla="*/ 1063 h 1064"/>
                                <a:gd name="T24" fmla="*/ 9350 w 9360"/>
                                <a:gd name="T25" fmla="*/ 1063 h 1064"/>
                                <a:gd name="T26" fmla="*/ 9360 w 9360"/>
                                <a:gd name="T27" fmla="*/ 1063 h 1064"/>
                                <a:gd name="T28" fmla="*/ 9360 w 9360"/>
                                <a:gd name="T29" fmla="*/ 0 h 1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1064">
                                  <a:moveTo>
                                    <a:pt x="9360" y="0"/>
                                  </a:moveTo>
                                  <a:lnTo>
                                    <a:pt x="9350" y="0"/>
                                  </a:lnTo>
                                  <a:lnTo>
                                    <a:pt x="9350" y="10"/>
                                  </a:lnTo>
                                  <a:lnTo>
                                    <a:pt x="9350" y="1054"/>
                                  </a:lnTo>
                                  <a:lnTo>
                                    <a:pt x="10" y="1054"/>
                                  </a:lnTo>
                                  <a:lnTo>
                                    <a:pt x="10" y="10"/>
                                  </a:lnTo>
                                  <a:lnTo>
                                    <a:pt x="9350" y="10"/>
                                  </a:lnTo>
                                  <a:lnTo>
                                    <a:pt x="9350" y="0"/>
                                  </a:lnTo>
                                  <a:lnTo>
                                    <a:pt x="10" y="0"/>
                                  </a:lnTo>
                                  <a:lnTo>
                                    <a:pt x="0" y="0"/>
                                  </a:lnTo>
                                  <a:lnTo>
                                    <a:pt x="0" y="1063"/>
                                  </a:lnTo>
                                  <a:lnTo>
                                    <a:pt x="10" y="1063"/>
                                  </a:lnTo>
                                  <a:lnTo>
                                    <a:pt x="9350" y="1063"/>
                                  </a:lnTo>
                                  <a:lnTo>
                                    <a:pt x="9360" y="1063"/>
                                  </a:lnTo>
                                  <a:lnTo>
                                    <a:pt x="93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11AAE46" id="Group 13" o:spid="_x0000_s1026" style="width:468pt;height:53.2pt;mso-position-horizontal-relative:char;mso-position-vertical-relative:line" coordsize="9360,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">
                  <v:shape id="Freeform 14" o:spid="_x0000_s1027" style="position:absolute;width:9360;height:1064;visibility:visible;mso-wrap-style:square;v-text-anchor:top" coordsize="93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" path="m9360,r-10,l9350,10r,1044l10,1054,10,10r9340,l9350,,10,,,,,1063r10,l9350,1063r10,l9360,xe" fillcolor="black" stroked="f">
                    <v:path arrowok="t" o:connecttype="custom" o:connectlocs="9360,0;9350,0;9350,10;9350,1054;10,1054;10,10;9350,10;9350,0;10,0;0,0;0,1063;10,1063;9350,1063;9360,1063;9360,0" o:connectangles="0,0,0,0,0,0,0,0,0,0,0,0,0,0,0"/>
                  </v:shape>
                  <w10:anchorlock/>
                </v:group>
              </w:pict>
            </mc:Fallback>
          </mc:AlternateContent>
        </w:r>
      </w:del>
    </w:p>
    <w:p w14:paraId="034F1506" w14:textId="4399CC4A" w:rsidR="00E81AA7" w:rsidRDefault="00E81AA7" w:rsidP="00E81AA7">
      <w:pPr>
        <w:pStyle w:val="BodyText"/>
        <w:spacing w:before="10"/>
        <w:rPr>
          <w:b/>
          <w:sz w:val="19"/>
        </w:rPr>
      </w:pPr>
      <w:bookmarkStart w:id="1913" w:name="Appendix_D"/>
      <w:bookmarkStart w:id="1914" w:name="_bookmark37"/>
      <w:bookmarkStart w:id="1915" w:name="_Hlk117091594"/>
      <w:bookmarkEnd w:id="1913"/>
      <w:bookmarkEnd w:id="1914"/>
      <w:moveFromRangeStart w:id="1916" w:author="Benjamin Meyer" w:date="2023-04-18T10:26:00Z" w:name="move132706036"/>
      <w:moveFrom w:id="1917" w:author="Benjamin Meyer" w:date="2023-04-18T10:26:00Z">
        <w:r>
          <w:rPr>
            <w:b/>
            <w:sz w:val="28"/>
          </w:rPr>
          <w:t>Appendix D</w:t>
        </w:r>
      </w:moveFrom>
      <w:moveFromRangeEnd w:id="1916"/>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proofErr w:type="spellStart"/>
            <w:r>
              <w:rPr>
                <w:sz w:val="20"/>
              </w:rPr>
              <w:t>Swiftwater</w:t>
            </w:r>
            <w:proofErr w:type="spellEnd"/>
            <w:r>
              <w:rPr>
                <w:sz w:val="20"/>
              </w:rPr>
              <w:t xml:space="preserve">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 xml:space="preserve">Mouth of </w:t>
            </w:r>
            <w:proofErr w:type="spellStart"/>
            <w:r>
              <w:rPr>
                <w:sz w:val="20"/>
              </w:rPr>
              <w:t>Killey</w:t>
            </w:r>
            <w:proofErr w:type="spellEnd"/>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ins w:id="1918" w:author="Benjamin Meyer" w:date="2023-04-18T10:26:00Z">
        <w:r w:rsidR="000A657C">
          <w:rPr>
            <w:u w:val="single"/>
          </w:rPr>
          <w:t>______________________________________________</w:t>
        </w:r>
      </w:ins>
    </w:p>
    <w:bookmarkEnd w:id="1915"/>
    <w:p w14:paraId="74AED8C3" w14:textId="77777777" w:rsidR="00E81AA7" w:rsidRDefault="00E81AA7" w:rsidP="00E81AA7">
      <w:pPr>
        <w:sectPr w:rsidR="00E81AA7">
          <w:headerReference w:type="default" r:id="rId66"/>
          <w:footerReference w:type="default" r:id="rId67"/>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159B4733" w14:textId="2E35903B" w:rsidR="00E81AA7" w:rsidRDefault="00E81AA7" w:rsidP="00E81AA7">
      <w:pPr>
        <w:spacing w:before="88"/>
        <w:ind w:left="1182" w:right="377"/>
        <w:jc w:val="center"/>
        <w:rPr>
          <w:del w:id="1930" w:author="Benjamin Meyer" w:date="2023-04-18T10:26:00Z"/>
          <w:b/>
          <w:sz w:val="28"/>
        </w:rPr>
      </w:pPr>
      <w:bookmarkStart w:id="1931" w:name="Appendix_E"/>
      <w:bookmarkStart w:id="1932" w:name="_bookmark38"/>
      <w:bookmarkStart w:id="1933" w:name="_Hlk117091938"/>
      <w:bookmarkStart w:id="1934" w:name="_Toc132032686"/>
      <w:bookmarkEnd w:id="1931"/>
      <w:bookmarkEnd w:id="1932"/>
      <w:r>
        <w:rPr>
          <w:b/>
          <w:sz w:val="28"/>
        </w:rPr>
        <w:t xml:space="preserve">Appendix </w:t>
      </w:r>
      <w:ins w:id="1935" w:author="Benjamin Meyer" w:date="2023-04-18T10:26:00Z">
        <w:r w:rsidR="000A657C">
          <w:rPr>
            <w:b/>
            <w:sz w:val="24"/>
          </w:rPr>
          <w:t xml:space="preserve">F: </w:t>
        </w:r>
      </w:ins>
      <w:del w:id="1936" w:author="Benjamin Meyer" w:date="2023-04-18T10:26:00Z">
        <w:r>
          <w:rPr>
            <w:b/>
            <w:sz w:val="28"/>
          </w:rPr>
          <w:delText>E</w:delText>
        </w:r>
      </w:del>
    </w:p>
    <w:p w14:paraId="01073CC8" w14:textId="77777777" w:rsidR="00E81AA7" w:rsidRDefault="00E81AA7" w:rsidP="00E81AA7">
      <w:pPr>
        <w:pStyle w:val="BodyText"/>
        <w:spacing w:before="10"/>
        <w:rPr>
          <w:del w:id="1937" w:author="Benjamin Meyer" w:date="2023-04-18T10:26:00Z"/>
          <w:b/>
          <w:sz w:val="23"/>
        </w:rPr>
      </w:pPr>
    </w:p>
    <w:p w14:paraId="0DB3828D" w14:textId="77777777" w:rsidR="00E81AA7" w:rsidRDefault="00E81AA7" w:rsidP="00E81AA7">
      <w:pPr>
        <w:ind w:left="1183" w:right="377"/>
        <w:jc w:val="center"/>
        <w:rPr>
          <w:b/>
          <w:sz w:val="24"/>
        </w:rPr>
      </w:pPr>
      <w:proofErr w:type="spellStart"/>
      <w:r>
        <w:rPr>
          <w:b/>
          <w:sz w:val="24"/>
        </w:rPr>
        <w:t>Hydrolab</w:t>
      </w:r>
      <w:proofErr w:type="spellEnd"/>
      <w:r>
        <w:rPr>
          <w:b/>
          <w:sz w:val="24"/>
        </w:rPr>
        <w:t xml:space="preserve"> Downloads</w:t>
      </w:r>
      <w:bookmarkEnd w:id="1934"/>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1938" w:name="Appendix_F"/>
      <w:bookmarkStart w:id="1939" w:name="_bookmark39"/>
      <w:bookmarkStart w:id="1940" w:name="_Toc132032687"/>
      <w:bookmarkEnd w:id="1938"/>
      <w:bookmarkEnd w:id="1939"/>
      <w:r>
        <w:rPr>
          <w:b/>
          <w:sz w:val="24"/>
        </w:rPr>
        <w:lastRenderedPageBreak/>
        <w:t>Appendix F</w:t>
      </w:r>
      <w:ins w:id="1941" w:author="Benjamin Meyer" w:date="2023-04-18T10:26:00Z">
        <w:r w:rsidR="000A657C">
          <w:rPr>
            <w:b/>
            <w:sz w:val="24"/>
          </w:rPr>
          <w:t xml:space="preserve">: </w:t>
        </w:r>
      </w:ins>
      <w:proofErr w:type="spellStart"/>
      <w:r w:rsidR="00E81AA7">
        <w:rPr>
          <w:b/>
          <w:sz w:val="24"/>
        </w:rPr>
        <w:t>Minisonde</w:t>
      </w:r>
      <w:proofErr w:type="spellEnd"/>
      <w:r w:rsidR="00E81AA7">
        <w:rPr>
          <w:b/>
          <w:sz w:val="24"/>
        </w:rPr>
        <w:t xml:space="preserve"> Calibration Record</w:t>
      </w:r>
      <w:bookmarkEnd w:id="1940"/>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proofErr w:type="spellStart"/>
            <w:r>
              <w:rPr>
                <w:sz w:val="16"/>
              </w:rPr>
              <w:t>Std</w:t>
            </w:r>
            <w:proofErr w:type="spellEnd"/>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1942" w:name="Appendix_G"/>
      <w:bookmarkStart w:id="1943" w:name="_bookmark40"/>
      <w:bookmarkStart w:id="1944" w:name="_Toc132032688"/>
      <w:bookmarkEnd w:id="1942"/>
      <w:bookmarkEnd w:id="1943"/>
      <w:r>
        <w:rPr>
          <w:b/>
          <w:sz w:val="28"/>
        </w:rPr>
        <w:lastRenderedPageBreak/>
        <w:t>Appendix G</w:t>
      </w:r>
      <w:ins w:id="1945" w:author="Benjamin Meyer" w:date="2023-04-18T10:26:00Z">
        <w:r w:rsidR="000A657C" w:rsidRPr="00BE7085">
          <w:rPr>
            <w:b/>
            <w:sz w:val="24"/>
            <w:szCs w:val="24"/>
          </w:rPr>
          <w:t>: Stream Temperature Monitoring Field Data Sheet</w:t>
        </w:r>
      </w:ins>
      <w:bookmarkEnd w:id="1944"/>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ins w:id="1946" w:author="Benjamin Meyer" w:date="2023-04-18T10:26:00Z"/>
          <w:sz w:val="11"/>
        </w:rPr>
      </w:pPr>
      <w:ins w:id="1947" w:author="Benjamin Meyer" w:date="2023-04-18T10:26:00Z">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ins>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ins w:id="1948" w:author="Benjamin Meyer" w:date="2023-04-18T10:26:00Z"/>
          <w:sz w:val="19"/>
        </w:rPr>
      </w:pPr>
      <w:ins w:id="1949" w:author="Benjamin Meyer" w:date="2023-04-18T10:26:00Z">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ins>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ins w:id="1950" w:author="Benjamin Meyer" w:date="2023-04-18T10:26:00Z"/>
          <w:sz w:val="11"/>
        </w:rPr>
      </w:pPr>
      <w:ins w:id="1951" w:author="Benjamin Meyer" w:date="2023-04-18T10:26:00Z">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ins>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68"/>
          <w:footerReference w:type="default" r:id="rId69"/>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70"/>
          <w:footerReference w:type="default" r:id="rId71"/>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2"/>
          <w:footerReference w:type="default" r:id="rId73"/>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74"/>
          <w:footerReference w:type="default" r:id="rId75"/>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1996" w:name="Nitrate"/>
      <w:bookmarkEnd w:id="1996"/>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ins w:id="1997" w:author="Benjamin Meyer" w:date="2023-04-18T10:26:00Z"/>
          <w:b/>
          <w:sz w:val="22"/>
        </w:rPr>
      </w:pPr>
      <w:ins w:id="1998" w:author="Benjamin Meyer" w:date="2023-04-18T10:26:00Z">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ins>
    </w:p>
    <w:p w14:paraId="121DFFDF" w14:textId="77777777" w:rsidR="00E81AA7" w:rsidRDefault="00E81AA7" w:rsidP="00E81AA7">
      <w:pPr>
        <w:pStyle w:val="BodyText"/>
        <w:spacing w:before="10"/>
        <w:rPr>
          <w:del w:id="1999" w:author="Benjamin Meyer" w:date="2023-04-18T10:26:00Z"/>
          <w:b/>
          <w:sz w:val="22"/>
        </w:rPr>
      </w:pPr>
      <w:del w:id="2000" w:author="Benjamin Meyer" w:date="2023-04-18T10:26:00Z">
        <w:r>
          <w:rPr>
            <w:noProof/>
          </w:rPr>
          <mc:AlternateContent>
            <mc:Choice Requires="wps">
              <w:drawing>
                <wp:anchor distT="0" distB="0" distL="0" distR="0" simplePos="0" relativeHeight="251695104" behindDoc="1" locked="0" layoutInCell="1" allowOverlap="1" wp14:anchorId="771ABA44" wp14:editId="5768AFDF">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F0F4F" id="Rectangle 7" o:spid="_x0000_s1026" style="position:absolute;margin-left:58.05pt;margin-top:15.55pt;width:498.6pt;height:227.9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del>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ins w:id="2001" w:author="Benjamin Meyer" w:date="2023-04-18T10:26:00Z"/>
          <w:b/>
          <w:sz w:val="27"/>
        </w:rPr>
      </w:pPr>
      <w:ins w:id="2002" w:author="Benjamin Meyer" w:date="2023-04-18T10:26:00Z">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ins>
    </w:p>
    <w:p w14:paraId="121BAD75" w14:textId="77777777" w:rsidR="000A657C" w:rsidRDefault="000A657C" w:rsidP="000A657C">
      <w:pPr>
        <w:pStyle w:val="BodyText"/>
        <w:spacing w:before="9"/>
        <w:rPr>
          <w:ins w:id="2003" w:author="Benjamin Meyer" w:date="2023-04-18T10:26:00Z"/>
          <w:b/>
          <w:sz w:val="23"/>
        </w:rPr>
      </w:pPr>
    </w:p>
    <w:p w14:paraId="4ADA1F52" w14:textId="77777777" w:rsidR="000A657C" w:rsidRDefault="000A657C" w:rsidP="000A657C">
      <w:pPr>
        <w:pStyle w:val="BodyText"/>
        <w:rPr>
          <w:ins w:id="2004" w:author="Benjamin Meyer" w:date="2023-04-18T10:26:00Z"/>
          <w:b/>
          <w:sz w:val="20"/>
        </w:rPr>
      </w:pPr>
    </w:p>
    <w:p w14:paraId="2CF06103" w14:textId="77777777" w:rsidR="000A657C" w:rsidRDefault="000A657C" w:rsidP="000A657C">
      <w:pPr>
        <w:pStyle w:val="BodyText"/>
        <w:spacing w:before="7"/>
        <w:rPr>
          <w:ins w:id="2005" w:author="Benjamin Meyer" w:date="2023-04-18T10:26:00Z"/>
          <w:b/>
          <w:sz w:val="11"/>
        </w:rPr>
      </w:pPr>
      <w:ins w:id="2006" w:author="Benjamin Meyer" w:date="2023-04-18T10:26:00Z">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ins>
    </w:p>
    <w:p w14:paraId="1CC669DD" w14:textId="77777777" w:rsidR="000A657C" w:rsidRDefault="000A657C" w:rsidP="000A657C">
      <w:pPr>
        <w:pStyle w:val="BodyText"/>
        <w:spacing w:before="9"/>
        <w:rPr>
          <w:ins w:id="2007" w:author="Benjamin Meyer" w:date="2023-04-18T10:26:00Z"/>
          <w:b/>
          <w:sz w:val="23"/>
        </w:rPr>
      </w:pPr>
    </w:p>
    <w:p w14:paraId="02D7F87D" w14:textId="77777777" w:rsidR="000A657C" w:rsidRDefault="000A657C" w:rsidP="000A657C">
      <w:pPr>
        <w:pStyle w:val="BodyText"/>
        <w:rPr>
          <w:ins w:id="2008" w:author="Benjamin Meyer" w:date="2023-04-18T10:26:00Z"/>
          <w:b/>
          <w:sz w:val="20"/>
        </w:rPr>
      </w:pPr>
    </w:p>
    <w:p w14:paraId="3264858A" w14:textId="77777777" w:rsidR="000A657C" w:rsidRDefault="000A657C" w:rsidP="000A657C">
      <w:pPr>
        <w:rPr>
          <w:ins w:id="2009" w:author="Benjamin Meyer" w:date="2023-04-18T10:26:00Z"/>
          <w:sz w:val="18"/>
        </w:rPr>
      </w:pPr>
    </w:p>
    <w:p w14:paraId="5563C677" w14:textId="6F9BDD9D" w:rsidR="000A657C" w:rsidRPr="007F6245" w:rsidRDefault="000A657C" w:rsidP="000A657C">
      <w:pPr>
        <w:rPr>
          <w:b/>
          <w:bCs/>
          <w:sz w:val="24"/>
          <w:szCs w:val="24"/>
        </w:rPr>
      </w:pPr>
      <w:commentRangeStart w:id="2010"/>
      <w:ins w:id="2011" w:author="Benjamin Meyer" w:date="2023-04-18T10:26:00Z">
        <w:r w:rsidRPr="007F6245">
          <w:rPr>
            <w:b/>
            <w:bCs/>
            <w:sz w:val="24"/>
            <w:szCs w:val="24"/>
          </w:rPr>
          <w:t xml:space="preserve">For additional detail and standardized methods on water temperature QA/QC, data management, and data storage, see </w:t>
        </w:r>
        <w:proofErr w:type="spellStart"/>
        <w:r w:rsidRPr="007F6245">
          <w:rPr>
            <w:b/>
            <w:bCs/>
            <w:sz w:val="24"/>
            <w:szCs w:val="24"/>
          </w:rPr>
          <w:t>Mauger</w:t>
        </w:r>
        <w:proofErr w:type="spellEnd"/>
        <w:r w:rsidRPr="007F6245">
          <w:rPr>
            <w:b/>
            <w:bCs/>
            <w:sz w:val="24"/>
            <w:szCs w:val="24"/>
          </w:rPr>
          <w:t xml:space="preserve"> et al. 2015 and visit the AKTEMP Water Temperature Database from the University of Alaska Anchorage’s Alaska Center for Conservation Science at </w:t>
        </w:r>
        <w:r w:rsidRPr="007F6245">
          <w:rPr>
            <w:sz w:val="24"/>
            <w:szCs w:val="24"/>
          </w:rPr>
          <w:fldChar w:fldCharType="begin"/>
        </w:r>
        <w:r w:rsidRPr="007F6245">
          <w:rPr>
            <w:sz w:val="24"/>
            <w:szCs w:val="24"/>
          </w:rPr>
          <w:instrText xml:space="preserve"> HYPERLINK "https://aktemp.uaa.alaska.edu/" </w:instrText>
        </w:r>
        <w:r w:rsidRPr="007F6245">
          <w:rPr>
            <w:sz w:val="24"/>
            <w:szCs w:val="24"/>
          </w:rPr>
          <w:fldChar w:fldCharType="separate"/>
        </w:r>
        <w:r w:rsidRPr="007F6245">
          <w:rPr>
            <w:rStyle w:val="Hyperlink"/>
            <w:b/>
            <w:bCs/>
            <w:sz w:val="24"/>
            <w:szCs w:val="24"/>
          </w:rPr>
          <w:t>https://aktemp.uaa.alaska.edu/</w:t>
        </w:r>
        <w:r w:rsidRPr="007F6245">
          <w:rPr>
            <w:rStyle w:val="Hyperlink"/>
            <w:b/>
            <w:bCs/>
            <w:sz w:val="24"/>
            <w:szCs w:val="24"/>
          </w:rPr>
          <w:fldChar w:fldCharType="end"/>
        </w:r>
        <w:r w:rsidRPr="007F6245">
          <w:rPr>
            <w:b/>
            <w:bCs/>
            <w:sz w:val="24"/>
            <w:szCs w:val="24"/>
          </w:rPr>
          <w:t xml:space="preserve"> </w:t>
        </w:r>
        <w:commentRangeEnd w:id="2010"/>
        <w:r w:rsidRPr="007F6245">
          <w:rPr>
            <w:rStyle w:val="CommentReference"/>
            <w:sz w:val="24"/>
            <w:szCs w:val="24"/>
          </w:rPr>
          <w:commentReference w:id="2010"/>
        </w:r>
      </w:ins>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ins w:id="2012" w:author="Benjamin Meyer" w:date="2023-04-18T10:26:00Z"/>
          <w:b/>
          <w:bCs/>
          <w:sz w:val="18"/>
        </w:rPr>
      </w:pPr>
    </w:p>
    <w:p w14:paraId="0BB6F34B" w14:textId="7F36F27F" w:rsidR="00E81AA7" w:rsidRDefault="00E81AA7" w:rsidP="00E81AA7">
      <w:pPr>
        <w:pStyle w:val="AppendixSubheadings"/>
        <w:jc w:val="center"/>
        <w:rPr>
          <w:b/>
          <w:sz w:val="24"/>
          <w:szCs w:val="24"/>
        </w:rPr>
      </w:pPr>
      <w:bookmarkStart w:id="2013" w:name="Appendix_H"/>
      <w:bookmarkStart w:id="2014" w:name="_bookmark41"/>
      <w:bookmarkStart w:id="2015" w:name="_Hlk117092092"/>
      <w:bookmarkStart w:id="2016" w:name="_Toc132032689"/>
      <w:bookmarkEnd w:id="1933"/>
      <w:bookmarkEnd w:id="2013"/>
      <w:bookmarkEnd w:id="2014"/>
      <w:r>
        <w:rPr>
          <w:b/>
          <w:sz w:val="28"/>
        </w:rPr>
        <w:t>Appendix H</w:t>
      </w:r>
      <w:ins w:id="2017" w:author="Benjamin Meyer" w:date="2023-04-18T10:26:00Z">
        <w:r w:rsidR="000A657C" w:rsidRPr="000961EF">
          <w:rPr>
            <w:b/>
          </w:rPr>
          <w:t xml:space="preserve">: </w:t>
        </w:r>
      </w:ins>
      <w:bookmarkEnd w:id="2015"/>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2016"/>
    </w:p>
    <w:p w14:paraId="04A04C08" w14:textId="77777777" w:rsidR="00E81AA7" w:rsidRDefault="00E81AA7" w:rsidP="00E81AA7">
      <w:pPr>
        <w:pStyle w:val="Title"/>
        <w:ind w:left="0"/>
        <w:rPr>
          <w:b w:val="0"/>
          <w:i/>
          <w:sz w:val="24"/>
          <w:szCs w:val="24"/>
        </w:rPr>
      </w:pPr>
      <w:r>
        <w:rPr>
          <w:b w:val="0"/>
          <w:i/>
          <w:sz w:val="24"/>
          <w:szCs w:val="24"/>
        </w:rPr>
        <w:t>(</w:t>
      </w:r>
      <w:proofErr w:type="gramStart"/>
      <w:r>
        <w:rPr>
          <w:b w:val="0"/>
          <w:i/>
          <w:sz w:val="24"/>
          <w:szCs w:val="24"/>
        </w:rPr>
        <w:t>updated</w:t>
      </w:r>
      <w:proofErr w:type="gramEnd"/>
      <w:r>
        <w:rPr>
          <w:b w:val="0"/>
          <w:i/>
          <w:sz w:val="24"/>
          <w:szCs w:val="24"/>
        </w:rPr>
        <w:t xml:space="preserve">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w:t>
      </w:r>
      <w:proofErr w:type="spellStart"/>
      <w:r>
        <w:rPr>
          <w:sz w:val="24"/>
          <w:szCs w:val="24"/>
        </w:rPr>
        <w:t>Sondes</w:t>
      </w:r>
      <w:proofErr w:type="spellEnd"/>
      <w:r>
        <w:rPr>
          <w:sz w:val="24"/>
          <w:szCs w:val="24"/>
        </w:rPr>
        <w:t xml:space="preserve">". In the top box titled "Connected </w:t>
      </w:r>
      <w:proofErr w:type="spellStart"/>
      <w:r>
        <w:rPr>
          <w:sz w:val="24"/>
          <w:szCs w:val="24"/>
        </w:rPr>
        <w:t>Sondes</w:t>
      </w:r>
      <w:proofErr w:type="spellEnd"/>
      <w:r>
        <w:rPr>
          <w:sz w:val="24"/>
          <w:szCs w:val="24"/>
        </w:rPr>
        <w:t xml:space="preserve">" the serial number for the </w:t>
      </w:r>
      <w:proofErr w:type="spellStart"/>
      <w:r>
        <w:rPr>
          <w:sz w:val="24"/>
          <w:szCs w:val="24"/>
        </w:rPr>
        <w:t>Hydrolab</w:t>
      </w:r>
      <w:proofErr w:type="spellEnd"/>
      <w:r>
        <w:rPr>
          <w:sz w:val="24"/>
          <w:szCs w:val="24"/>
        </w:rPr>
        <w:t xml:space="preserve"> should appear. Highlight and click "Operate </w:t>
      </w:r>
      <w:proofErr w:type="spellStart"/>
      <w:r>
        <w:rPr>
          <w:sz w:val="24"/>
          <w:szCs w:val="24"/>
        </w:rPr>
        <w:t>Sonde</w:t>
      </w:r>
      <w:proofErr w:type="spellEnd"/>
      <w:r>
        <w:rPr>
          <w:sz w:val="24"/>
          <w:szCs w:val="24"/>
        </w:rPr>
        <w:t>"</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proofErr w:type="gramStart"/>
      <w:r>
        <w:rPr>
          <w:color w:val="000000"/>
          <w:sz w:val="24"/>
          <w:szCs w:val="24"/>
        </w:rPr>
        <w:t>alle</w:t>
      </w:r>
      <w:r>
        <w:rPr>
          <w:sz w:val="24"/>
          <w:szCs w:val="24"/>
        </w:rPr>
        <w:t>n</w:t>
      </w:r>
      <w:proofErr w:type="spellEnd"/>
      <w:proofErr w:type="gram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w:t>
      </w:r>
      <w:proofErr w:type="spellStart"/>
      <w:r>
        <w:rPr>
          <w:sz w:val="24"/>
          <w:szCs w:val="24"/>
        </w:rPr>
        <w:t>Hach</w:t>
      </w:r>
      <w:proofErr w:type="spellEnd"/>
      <w:r>
        <w:rPr>
          <w:sz w:val="24"/>
          <w:szCs w:val="24"/>
        </w:rPr>
        <w:t xml:space="preserve">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proofErr w:type="gramStart"/>
      <w:r>
        <w:rPr>
          <w:i/>
          <w:sz w:val="24"/>
          <w:szCs w:val="24"/>
        </w:rPr>
        <w:t>pH</w:t>
      </w:r>
      <w:proofErr w:type="gramEnd"/>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 xml:space="preserve">&gt;Turbidity&gt;Calibrate&gt;4 </w:t>
      </w:r>
      <w:proofErr w:type="spellStart"/>
      <w:r>
        <w:rPr>
          <w:color w:val="000000"/>
          <w:sz w:val="24"/>
          <w:szCs w:val="24"/>
        </w:rPr>
        <w:t>pt</w:t>
      </w:r>
      <w:proofErr w:type="spellEnd"/>
      <w:r>
        <w:rPr>
          <w:color w:val="000000"/>
          <w:sz w:val="24"/>
          <w:szCs w:val="24"/>
        </w:rPr>
        <w:t xml:space="preserve">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2986F471" w:rsidR="00E81AA7" w:rsidRPr="007F6245" w:rsidRDefault="007F6245" w:rsidP="007F6245">
      <w:pPr>
        <w:spacing w:before="88"/>
        <w:ind w:right="198"/>
        <w:jc w:val="center"/>
        <w:rPr>
          <w:b/>
          <w:sz w:val="24"/>
          <w:szCs w:val="24"/>
        </w:rPr>
      </w:pPr>
      <w:bookmarkStart w:id="2018" w:name="Appendix_I"/>
      <w:bookmarkStart w:id="2019" w:name="_bookmark42"/>
      <w:bookmarkStart w:id="2020" w:name="_Hlk117092153"/>
      <w:bookmarkStart w:id="2021" w:name="_Toc132032690"/>
      <w:bookmarkEnd w:id="2018"/>
      <w:bookmarkEnd w:id="2019"/>
      <w:r w:rsidRPr="007F6245">
        <w:rPr>
          <w:b/>
          <w:sz w:val="24"/>
          <w:szCs w:val="24"/>
        </w:rPr>
        <w:t>Appendix I</w:t>
      </w:r>
      <w:ins w:id="2022" w:author="Benjamin Meyer" w:date="2023-04-18T10:26:00Z">
        <w:r w:rsidR="000A657C" w:rsidRPr="007F6245">
          <w:rPr>
            <w:b/>
            <w:sz w:val="24"/>
            <w:szCs w:val="24"/>
          </w:rPr>
          <w:t xml:space="preserve">: </w:t>
        </w:r>
      </w:ins>
      <w:r w:rsidR="00E81AA7" w:rsidRPr="007F6245">
        <w:rPr>
          <w:b/>
          <w:sz w:val="24"/>
          <w:szCs w:val="24"/>
        </w:rPr>
        <w:t xml:space="preserve">YSI </w:t>
      </w:r>
      <w:ins w:id="2023" w:author="Benjamin Meyer" w:date="2023-04-18T10:26:00Z">
        <w:r w:rsidR="000A657C" w:rsidRPr="007F6245">
          <w:rPr>
            <w:b/>
            <w:sz w:val="24"/>
            <w:szCs w:val="24"/>
          </w:rPr>
          <w:t>Temperature Meter</w:t>
        </w:r>
      </w:ins>
      <w:del w:id="2024" w:author="Benjamin Meyer" w:date="2023-04-18T10:26:00Z">
        <w:r w:rsidR="00E81AA7" w:rsidRPr="007F6245">
          <w:rPr>
            <w:b/>
            <w:sz w:val="24"/>
            <w:szCs w:val="24"/>
          </w:rPr>
          <w:delText>TEMPERATURE METER</w:delText>
        </w:r>
      </w:del>
      <w:r w:rsidR="00E81AA7" w:rsidRPr="007F6245">
        <w:rPr>
          <w:b/>
          <w:sz w:val="24"/>
          <w:szCs w:val="24"/>
        </w:rPr>
        <w:t xml:space="preserve"> QA</w:t>
      </w:r>
      <w:bookmarkEnd w:id="2021"/>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2025" w:name="Appendix_J"/>
      <w:bookmarkStart w:id="2026" w:name="_bookmark43"/>
      <w:bookmarkStart w:id="2027" w:name="_Toc132032691"/>
      <w:bookmarkEnd w:id="2025"/>
      <w:bookmarkEnd w:id="2026"/>
      <w:r w:rsidRPr="007F6245">
        <w:rPr>
          <w:b/>
          <w:sz w:val="24"/>
          <w:szCs w:val="24"/>
        </w:rPr>
        <w:t>Appendix J</w:t>
      </w:r>
      <w:ins w:id="2028" w:author="Benjamin Meyer" w:date="2023-04-18T10:26:00Z">
        <w:r w:rsidR="000A657C" w:rsidRPr="007F6245">
          <w:rPr>
            <w:b/>
            <w:sz w:val="24"/>
            <w:szCs w:val="24"/>
          </w:rPr>
          <w:t xml:space="preserve">: </w:t>
        </w:r>
      </w:ins>
      <w:r w:rsidR="00E81AA7" w:rsidRPr="007F6245">
        <w:rPr>
          <w:b/>
          <w:sz w:val="24"/>
          <w:szCs w:val="24"/>
        </w:rPr>
        <w:t>Calibration Standards Record Form</w:t>
      </w:r>
      <w:bookmarkEnd w:id="2027"/>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2029" w:name="Date"/>
            <w:bookmarkEnd w:id="2029"/>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2020"/>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2030" w:name="Appendix_K"/>
      <w:bookmarkStart w:id="2031" w:name="_bookmark44"/>
      <w:bookmarkStart w:id="2032" w:name="_Toc132032692"/>
      <w:bookmarkEnd w:id="2030"/>
      <w:bookmarkEnd w:id="2031"/>
      <w:r>
        <w:rPr>
          <w:b w:val="0"/>
          <w:sz w:val="28"/>
        </w:rPr>
        <w:lastRenderedPageBreak/>
        <w:t>Appendix K</w:t>
      </w:r>
      <w:bookmarkStart w:id="2033" w:name="_Toc132706078"/>
      <w:r>
        <w:t>: Laboratory Certificates of Analysis</w:t>
      </w:r>
      <w:bookmarkEnd w:id="2032"/>
      <w:bookmarkEnd w:id="2033"/>
    </w:p>
    <w:p w14:paraId="32B119A8" w14:textId="77777777" w:rsidR="00E81AA7" w:rsidRDefault="00E81AA7" w:rsidP="00E81AA7">
      <w:pPr>
        <w:pStyle w:val="Heading1"/>
      </w:pPr>
    </w:p>
    <w:p w14:paraId="4F320EAF" w14:textId="5A29E3A1" w:rsidR="00E81AA7" w:rsidRPr="007F6245" w:rsidRDefault="00E81AA7" w:rsidP="00E81AA7">
      <w:pPr>
        <w:pStyle w:val="Heading1"/>
        <w:rPr>
          <w:b w:val="0"/>
        </w:rPr>
      </w:pPr>
      <w:bookmarkStart w:id="2034" w:name="_Toc132706079"/>
      <w:r>
        <w:rPr>
          <w:b w:val="0"/>
        </w:rPr>
        <w:t xml:space="preserve">Laboratory </w:t>
      </w:r>
      <w:r w:rsidRPr="007F6245">
        <w:rPr>
          <w:b w:val="0"/>
        </w:rPr>
        <w:t xml:space="preserve">certificates of analysis are available from the project manager at </w:t>
      </w:r>
      <w:hyperlink r:id="rId76" w:history="1">
        <w:r w:rsidRPr="007F6245">
          <w:rPr>
            <w:rStyle w:val="Hyperlink"/>
            <w:b w:val="0"/>
          </w:rPr>
          <w:t>hydrology@kenaiwatershed.org</w:t>
        </w:r>
      </w:hyperlink>
      <w:r w:rsidRPr="007F6245">
        <w:rPr>
          <w:b w:val="0"/>
        </w:rPr>
        <w:t xml:space="preserve">. </w:t>
      </w:r>
      <w:ins w:id="2035" w:author="Benjamin Meyer" w:date="2023-04-18T10:26:00Z">
        <w:r w:rsidR="000A657C" w:rsidRPr="007F6245">
          <w:rPr>
            <w:b w:val="0"/>
          </w:rPr>
          <w:t>The certificates</w:t>
        </w:r>
      </w:ins>
      <w:del w:id="2036" w:author="Benjamin Meyer" w:date="2023-04-18T10:26:00Z">
        <w:r w:rsidRPr="007F6245">
          <w:rPr>
            <w:b w:val="0"/>
          </w:rPr>
          <w:delText>They</w:delText>
        </w:r>
      </w:del>
      <w:r w:rsidRPr="007F6245">
        <w:rPr>
          <w:b w:val="0"/>
        </w:rPr>
        <w:t xml:space="preserve"> are also available for download online at </w:t>
      </w:r>
      <w:hyperlink r:id="rId77" w:history="1">
        <w:r w:rsidRPr="007F6245">
          <w:rPr>
            <w:rStyle w:val="Hyperlink"/>
            <w:b w:val="0"/>
          </w:rPr>
          <w:t>https://bit.ly/kwf_lab_certs</w:t>
        </w:r>
      </w:hyperlink>
      <w:ins w:id="2037" w:author="Benjamin Meyer" w:date="2023-04-18T10:26:00Z">
        <w:r w:rsidR="000A657C" w:rsidRPr="007F6245">
          <w:rPr>
            <w:b w:val="0"/>
          </w:rPr>
          <w:t>.</w:t>
        </w:r>
      </w:ins>
      <w:bookmarkEnd w:id="2034"/>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ins w:id="2038" w:author="Benjamin Meyer" w:date="2023-04-18T10:26:00Z"/>
          <w:b/>
          <w:sz w:val="24"/>
          <w:szCs w:val="24"/>
        </w:rPr>
      </w:pPr>
      <w:bookmarkStart w:id="2039" w:name="_Toc132032693"/>
      <w:commentRangeStart w:id="2040"/>
      <w:r w:rsidRPr="00CE4B61">
        <w:rPr>
          <w:b/>
          <w:sz w:val="24"/>
          <w:szCs w:val="24"/>
        </w:rPr>
        <w:lastRenderedPageBreak/>
        <w:t>Appendix L</w:t>
      </w:r>
      <w:bookmarkEnd w:id="1227"/>
      <w:ins w:id="2041" w:author="Benjamin Meyer" w:date="2023-04-18T10:26:00Z">
        <w:r w:rsidR="000A657C" w:rsidRPr="00CE4B61">
          <w:rPr>
            <w:b/>
            <w:sz w:val="24"/>
            <w:szCs w:val="24"/>
          </w:rPr>
          <w:t>: Data Evaluation Checklist</w:t>
        </w:r>
        <w:bookmarkEnd w:id="2039"/>
      </w:ins>
    </w:p>
    <w:p w14:paraId="5AA08437" w14:textId="77777777" w:rsidR="000A657C" w:rsidRDefault="000A657C" w:rsidP="000A657C">
      <w:pPr>
        <w:pStyle w:val="Heading2"/>
        <w:spacing w:line="240" w:lineRule="exact"/>
        <w:ind w:left="720" w:hanging="720"/>
        <w:rPr>
          <w:ins w:id="2042" w:author="Benjamin Meyer" w:date="2023-04-18T10:26:00Z"/>
        </w:rPr>
      </w:pPr>
      <w:bookmarkStart w:id="2043" w:name="_Toc132706080"/>
      <w:commentRangeEnd w:id="2040"/>
      <w:ins w:id="2044" w:author="Benjamin Meyer" w:date="2023-04-18T10:26:00Z">
        <w:r>
          <w:rPr>
            <w:rStyle w:val="CommentReference"/>
            <w:b w:val="0"/>
            <w:bCs w:val="0"/>
            <w:i w:val="0"/>
          </w:rPr>
          <w:commentReference w:id="2040"/>
        </w:r>
        <w:bookmarkEnd w:id="2043"/>
      </w:ins>
    </w:p>
    <w:p w14:paraId="432D9633" w14:textId="77777777" w:rsidR="00CE4B61" w:rsidRPr="008E157A" w:rsidRDefault="000A657C" w:rsidP="00CE4B61">
      <w:pPr>
        <w:pStyle w:val="BodyText"/>
        <w:rPr>
          <w:ins w:id="2045" w:author="Benjamin Meyer" w:date="2023-04-18T13:52:00Z"/>
        </w:rPr>
      </w:pPr>
      <w:ins w:id="2046" w:author="Benjamin Meyer" w:date="2023-04-18T10:26:00Z">
        <w:r>
          <w:t xml:space="preserve">Kenai Watershed Forum developed its data evaluation checklist based on the template provided from the Alaska Department of Environmental Conservation. KWF has translated this template to a spreadsheet format. Both documents are available to download online </w:t>
        </w:r>
      </w:ins>
      <w:ins w:id="2047" w:author="Benjamin Meyer" w:date="2023-04-18T13:52:00Z">
        <w:r w:rsidR="00CE4B61">
          <w:t xml:space="preserve">at </w:t>
        </w:r>
        <w:r w:rsidR="00CE4B61" w:rsidRPr="00CE4B61">
          <w:t>https://bit.ly/kwf_wqx_evaluation_checklist</w:t>
        </w:r>
        <w:r w:rsidR="00CE4B61">
          <w:t>.</w:t>
        </w:r>
      </w:ins>
    </w:p>
    <w:p w14:paraId="39875FC8" w14:textId="0C994425" w:rsidR="000A657C" w:rsidRPr="008E157A" w:rsidRDefault="000A657C" w:rsidP="000A657C">
      <w:pPr>
        <w:pStyle w:val="BodyText"/>
        <w:rPr>
          <w:ins w:id="2048" w:author="Benjamin Meyer" w:date="2023-04-18T10:26:00Z"/>
        </w:rPr>
      </w:pPr>
    </w:p>
    <w:p w14:paraId="19723CFF" w14:textId="77777777" w:rsidR="000A657C" w:rsidRDefault="000A657C" w:rsidP="00601E6B">
      <w:pPr>
        <w:pStyle w:val="BodyText"/>
        <w:spacing w:before="89"/>
        <w:ind w:right="266"/>
        <w:rPr>
          <w:ins w:id="2049" w:author="Benjamin Meyer" w:date="2023-04-18T10:26:00Z"/>
        </w:rPr>
      </w:pPr>
    </w:p>
    <w:p w14:paraId="33DAC4E4" w14:textId="0C04F84E" w:rsidR="000866DB" w:rsidRPr="00225170" w:rsidRDefault="000866DB" w:rsidP="00225170">
      <w:pPr>
        <w:rPr>
          <w:b/>
          <w:bCs/>
          <w:i/>
          <w:sz w:val="24"/>
          <w:szCs w:val="24"/>
        </w:rPr>
      </w:pPr>
    </w:p>
    <w:sectPr w:rsidR="000866DB" w:rsidRPr="00225170" w:rsidSect="008E4680">
      <w:headerReference w:type="default" r:id="rId78"/>
      <w:footerReference w:type="default" r:id="rId79"/>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Benjamin Meyer" w:date="2023-04-18T15:18:00Z" w:initials="BM">
    <w:p w14:paraId="4AC511E9" w14:textId="35C8EDDA" w:rsidR="00FC3010" w:rsidRDefault="00FC3010">
      <w:pPr>
        <w:pStyle w:val="CommentText"/>
      </w:pPr>
      <w:r>
        <w:rPr>
          <w:rStyle w:val="CommentReference"/>
        </w:rPr>
        <w:annotationRef/>
      </w:r>
      <w:r>
        <w:t xml:space="preserve">I confirmed that this is the version number we want. With version number, we are referring to QAPP documents specifically for just the baseline project. </w:t>
      </w:r>
    </w:p>
  </w:comment>
  <w:comment w:id="15" w:author="Benjamin Meyer" w:date="2023-04-12T10:22:00Z" w:initials="BM">
    <w:p w14:paraId="32500EF6" w14:textId="77777777" w:rsidR="00015BB1" w:rsidRDefault="00015BB1" w:rsidP="000B0BE4">
      <w:pPr>
        <w:pStyle w:val="CommentText"/>
      </w:pPr>
      <w:r>
        <w:rPr>
          <w:rStyle w:val="CommentReference"/>
        </w:rPr>
        <w:annotationRef/>
      </w:r>
      <w:r>
        <w:t>Replaced ADEC logo with our own at their request, as they are not currently funders of this project</w:t>
      </w:r>
    </w:p>
  </w:comment>
  <w:comment w:id="50" w:author="Benjamin Meyer" w:date="2023-04-12T10:23:00Z" w:initials="BM">
    <w:p w14:paraId="66746A7B" w14:textId="77777777" w:rsidR="00015BB1" w:rsidRDefault="00015BB1" w:rsidP="00042BE4">
      <w:pPr>
        <w:pStyle w:val="CommentText"/>
      </w:pPr>
      <w:r>
        <w:rPr>
          <w:rStyle w:val="CommentReference"/>
        </w:rPr>
        <w:annotationRef/>
      </w:r>
      <w:r>
        <w:t>Removed other EPA personnel at request of Katherine Brown</w:t>
      </w:r>
    </w:p>
  </w:comment>
  <w:comment w:id="148" w:author="Benjamin Meyer" w:date="2023-04-12T10:24:00Z" w:initials="BM">
    <w:p w14:paraId="6024199B" w14:textId="77777777" w:rsidR="00015BB1" w:rsidRDefault="00015BB1" w:rsidP="00015BB1">
      <w:pPr>
        <w:pStyle w:val="CommentText"/>
      </w:pPr>
      <w:r>
        <w:rPr>
          <w:rStyle w:val="CommentReference"/>
        </w:rPr>
        <w:annotationRef/>
      </w:r>
      <w:r>
        <w:t>Added new list of acronyms; this whole page is new</w:t>
      </w:r>
    </w:p>
  </w:comment>
  <w:comment w:id="216" w:author="Benjamin Meyer" w:date="2023-04-12T10:24:00Z" w:initials="BM">
    <w:p w14:paraId="21F74F16" w14:textId="77777777" w:rsidR="00015BB1" w:rsidRDefault="00015BB1" w:rsidP="000A6FC9">
      <w:pPr>
        <w:pStyle w:val="CommentText"/>
      </w:pPr>
      <w:r>
        <w:rPr>
          <w:rStyle w:val="CommentReference"/>
        </w:rPr>
        <w:annotationRef/>
      </w:r>
      <w:r>
        <w:t>Modified distribution list at request of various entities</w:t>
      </w:r>
    </w:p>
  </w:comment>
  <w:comment w:id="361" w:author="Benjamin Meyer" w:date="2023-04-18T14:08:00Z" w:initials="BM">
    <w:p w14:paraId="2EA0EB88" w14:textId="3AEA269E" w:rsidR="000B57B0" w:rsidRDefault="000B57B0">
      <w:pPr>
        <w:pStyle w:val="CommentText"/>
      </w:pPr>
      <w:r>
        <w:rPr>
          <w:rStyle w:val="CommentReference"/>
        </w:rPr>
        <w:annotationRef/>
      </w:r>
      <w:r>
        <w:t>In the past, we used a different analytical lab whose staff visited from Anchorage to provide training.</w:t>
      </w:r>
    </w:p>
  </w:comment>
  <w:comment w:id="362" w:author="Benjamin Meyer" w:date="2023-04-12T10:25:00Z" w:initials="BM">
    <w:p w14:paraId="3E5D33C7" w14:textId="5BE03C8B" w:rsidR="00015BB1" w:rsidRDefault="00015BB1" w:rsidP="000A6FC9">
      <w:pPr>
        <w:pStyle w:val="CommentText"/>
      </w:pPr>
      <w:r>
        <w:rPr>
          <w:rStyle w:val="CommentReference"/>
        </w:rPr>
        <w:annotationRef/>
      </w:r>
      <w:r>
        <w:t>Explicitly listed participating organizations here. Previously this list did not appear until later in the document</w:t>
      </w:r>
    </w:p>
  </w:comment>
  <w:comment w:id="407" w:author="Benjamin Meyer" w:date="2023-04-12T10:25:00Z" w:initials="BM">
    <w:p w14:paraId="09741897" w14:textId="77777777" w:rsidR="00015BB1" w:rsidRDefault="00015BB1" w:rsidP="000A6FC9">
      <w:pPr>
        <w:pStyle w:val="CommentText"/>
      </w:pPr>
      <w:r>
        <w:rPr>
          <w:rStyle w:val="CommentReference"/>
        </w:rPr>
        <w:annotationRef/>
      </w:r>
      <w:r>
        <w:t>Created new table of responsible parties for various tasks</w:t>
      </w:r>
    </w:p>
  </w:comment>
  <w:comment w:id="596" w:author="Benjamin Meyer" w:date="2023-04-12T10:33:00Z" w:initials="BM">
    <w:p w14:paraId="5BE037D3" w14:textId="77777777" w:rsidR="00015BB1" w:rsidRDefault="00015BB1" w:rsidP="000A6FC9">
      <w:pPr>
        <w:pStyle w:val="CommentText"/>
      </w:pPr>
      <w:r>
        <w:rPr>
          <w:rStyle w:val="CommentReference"/>
        </w:rPr>
        <w:annotationRef/>
      </w:r>
      <w:r>
        <w:t>Sections are now included to describe these tasks</w:t>
      </w:r>
    </w:p>
  </w:comment>
  <w:comment w:id="611" w:author="Benjamin Meyer" w:date="2023-04-12T10:27:00Z" w:initials="BM">
    <w:p w14:paraId="2149EBAA" w14:textId="77777777" w:rsidR="00015BB1" w:rsidRDefault="00015BB1" w:rsidP="000A6FC9">
      <w:pPr>
        <w:pStyle w:val="CommentText"/>
      </w:pPr>
      <w:r>
        <w:rPr>
          <w:rStyle w:val="CommentReference"/>
        </w:rPr>
        <w:annotationRef/>
      </w:r>
      <w:r>
        <w:t>Added this new sentence</w:t>
      </w:r>
    </w:p>
  </w:comment>
  <w:comment w:id="669" w:author="Benjamin Meyer" w:date="2023-04-12T10:34:00Z" w:initials="BM">
    <w:p w14:paraId="3CD2CB7A" w14:textId="7B1AA7E7" w:rsidR="00015BB1" w:rsidRDefault="00015BB1" w:rsidP="000A6FC9">
      <w:pPr>
        <w:pStyle w:val="CommentText"/>
      </w:pPr>
      <w:r>
        <w:rPr>
          <w:rStyle w:val="CommentReference"/>
        </w:rPr>
        <w:annotationRef/>
      </w:r>
      <w:r w:rsidR="00FC3010">
        <w:rPr>
          <w:rStyle w:val="CommentReference"/>
        </w:rPr>
        <w:t>Previously, this section relied on the reader to refer to the appendix for most details. It now includes additional detail.</w:t>
      </w:r>
    </w:p>
  </w:comment>
  <w:comment w:id="712" w:author="Benjamin Meyer" w:date="2023-04-12T10:35:00Z" w:initials="BM">
    <w:p w14:paraId="7DD4DD69" w14:textId="769D15F2" w:rsidR="00015BB1" w:rsidRDefault="00015BB1" w:rsidP="000A6FC9">
      <w:pPr>
        <w:pStyle w:val="CommentText"/>
      </w:pPr>
      <w:r>
        <w:rPr>
          <w:rStyle w:val="CommentReference"/>
        </w:rPr>
        <w:annotationRef/>
      </w:r>
      <w:r w:rsidR="00FC3010">
        <w:rPr>
          <w:rStyle w:val="CommentReference"/>
        </w:rPr>
        <w:t>Previously, this section relied on the reader to refer to the appendix for most details. It now includes additional detail.</w:t>
      </w:r>
    </w:p>
  </w:comment>
  <w:comment w:id="822" w:author="Benjamin Meyer" w:date="2023-04-12T10:36:00Z" w:initials="BM">
    <w:p w14:paraId="6A333791" w14:textId="77777777" w:rsidR="00015BB1" w:rsidRDefault="00015BB1" w:rsidP="000A6FC9">
      <w:pPr>
        <w:pStyle w:val="CommentText"/>
      </w:pPr>
      <w:r>
        <w:rPr>
          <w:rStyle w:val="CommentReference"/>
        </w:rPr>
        <w:annotationRef/>
      </w:r>
      <w:r>
        <w:t>Modified text in footnote to clarify</w:t>
      </w:r>
    </w:p>
  </w:comment>
  <w:comment w:id="827" w:author="Benjamin Meyer" w:date="2023-04-12T10:37:00Z" w:initials="BM">
    <w:p w14:paraId="55149A21" w14:textId="77777777" w:rsidR="00015BB1" w:rsidRDefault="00015BB1" w:rsidP="000A6FC9">
      <w:pPr>
        <w:pStyle w:val="CommentText"/>
      </w:pPr>
      <w:r>
        <w:rPr>
          <w:rStyle w:val="CommentReference"/>
        </w:rPr>
        <w:annotationRef/>
      </w:r>
      <w:r>
        <w:t>Modified text in footnote to clarify</w:t>
      </w:r>
    </w:p>
  </w:comment>
  <w:comment w:id="846" w:author="Benjamin Meyer" w:date="2023-04-18T14:13:00Z" w:initials="BM">
    <w:p w14:paraId="1AEF4331" w14:textId="0E343007" w:rsidR="000B57B0" w:rsidRDefault="000B57B0">
      <w:pPr>
        <w:pStyle w:val="CommentText"/>
      </w:pPr>
      <w:r>
        <w:rPr>
          <w:rStyle w:val="CommentReference"/>
        </w:rPr>
        <w:annotationRef/>
      </w:r>
      <w:r>
        <w:t>Moved this row of the table to the next page</w:t>
      </w:r>
    </w:p>
  </w:comment>
  <w:comment w:id="854" w:author="Benjamin Meyer" w:date="2023-04-12T10:37:00Z" w:initials="BM">
    <w:p w14:paraId="17DCB8F6" w14:textId="77777777" w:rsidR="00015BB1" w:rsidRDefault="00015BB1" w:rsidP="000A6FC9">
      <w:pPr>
        <w:pStyle w:val="CommentText"/>
      </w:pPr>
      <w:r>
        <w:rPr>
          <w:rStyle w:val="CommentReference"/>
        </w:rPr>
        <w:annotationRef/>
      </w:r>
      <w:r>
        <w:t>Modified text in footnote to clarify</w:t>
      </w:r>
    </w:p>
  </w:comment>
  <w:comment w:id="875" w:author="Benjamin Meyer" w:date="2023-04-12T10:37:00Z" w:initials="BM">
    <w:p w14:paraId="448AC4AB" w14:textId="77777777" w:rsidR="00015BB1" w:rsidRDefault="00015BB1" w:rsidP="000A6FC9">
      <w:pPr>
        <w:pStyle w:val="CommentText"/>
      </w:pPr>
      <w:r>
        <w:rPr>
          <w:rStyle w:val="CommentReference"/>
        </w:rPr>
        <w:annotationRef/>
      </w:r>
      <w:r>
        <w:t>Modified text in footnote to clarify</w:t>
      </w:r>
    </w:p>
  </w:comment>
  <w:comment w:id="895" w:author="Benjamin Meyer" w:date="2023-04-12T10:42:00Z" w:initials="BM">
    <w:p w14:paraId="7AC818C1" w14:textId="77777777" w:rsidR="00015BB1" w:rsidRDefault="00015BB1" w:rsidP="00601E6B">
      <w:pPr>
        <w:pStyle w:val="CommentText"/>
      </w:pPr>
      <w:r>
        <w:rPr>
          <w:rStyle w:val="CommentReference"/>
        </w:rPr>
        <w:annotationRef/>
      </w:r>
      <w:r>
        <w:t>Clarified most acronyms in this section</w:t>
      </w:r>
    </w:p>
  </w:comment>
  <w:comment w:id="998" w:author="Benjamin Meyer" w:date="2023-04-12T10:53:00Z" w:initials="BM">
    <w:p w14:paraId="4D3FCDD3" w14:textId="77777777" w:rsidR="00015BB1" w:rsidRDefault="00015BB1" w:rsidP="00601E6B">
      <w:pPr>
        <w:pStyle w:val="CommentText"/>
      </w:pPr>
      <w:r>
        <w:rPr>
          <w:rStyle w:val="CommentReference"/>
        </w:rPr>
        <w:annotationRef/>
      </w:r>
      <w:r>
        <w:t xml:space="preserve">List of </w:t>
      </w:r>
      <w:proofErr w:type="spellStart"/>
      <w:r>
        <w:t>particpating</w:t>
      </w:r>
      <w:proofErr w:type="spellEnd"/>
      <w:r>
        <w:t xml:space="preserve"> agencies moved to earlier in the document</w:t>
      </w:r>
    </w:p>
  </w:comment>
  <w:comment w:id="1027" w:author="Benjamin Meyer" w:date="2023-04-12T10:54:00Z" w:initials="BM">
    <w:p w14:paraId="17B6380D" w14:textId="293D16E8" w:rsidR="00015BB1" w:rsidRDefault="00015BB1" w:rsidP="00601E6B">
      <w:pPr>
        <w:pStyle w:val="CommentText"/>
      </w:pPr>
      <w:r>
        <w:rPr>
          <w:rStyle w:val="CommentReference"/>
        </w:rPr>
        <w:annotationRef/>
      </w:r>
      <w:r>
        <w:t>Removed additional map figure that was here</w:t>
      </w:r>
      <w:r w:rsidR="00A73B53">
        <w:t>, referred to Cu/Zn specific project from 2019-2020</w:t>
      </w:r>
    </w:p>
  </w:comment>
  <w:comment w:id="1033" w:author="Benjamin Meyer" w:date="2023-04-12T10:54:00Z" w:initials="BM">
    <w:p w14:paraId="0A691136" w14:textId="602F2954" w:rsidR="00015BB1" w:rsidRDefault="00015BB1" w:rsidP="00601E6B">
      <w:pPr>
        <w:pStyle w:val="CommentText"/>
      </w:pPr>
      <w:r>
        <w:rPr>
          <w:rStyle w:val="CommentReference"/>
        </w:rPr>
        <w:annotationRef/>
      </w:r>
      <w:r>
        <w:t>This entity clarified which parameters they were able to analyze for us</w:t>
      </w:r>
      <w:r w:rsidR="00A73B53">
        <w:t xml:space="preserve"> in March 2023</w:t>
      </w:r>
    </w:p>
  </w:comment>
  <w:comment w:id="1037" w:author="Benjamin Meyer" w:date="2023-04-18T12:11:00Z" w:initials="BM">
    <w:p w14:paraId="1CA77611" w14:textId="751B750B" w:rsidR="00015BB1" w:rsidRDefault="00015BB1">
      <w:pPr>
        <w:pStyle w:val="CommentText"/>
      </w:pPr>
      <w:r>
        <w:rPr>
          <w:rStyle w:val="CommentReference"/>
        </w:rPr>
        <w:annotationRef/>
      </w:r>
      <w:r>
        <w:t>City of Soldotna updated us on which parameters they would analyze in March 2023</w:t>
      </w:r>
    </w:p>
  </w:comment>
  <w:comment w:id="1055" w:author="Benjamin Meyer" w:date="2023-04-18T14:46:00Z" w:initials="BM">
    <w:p w14:paraId="24485998" w14:textId="77424F4C" w:rsidR="00990B1F" w:rsidRDefault="00990B1F">
      <w:pPr>
        <w:pStyle w:val="CommentText"/>
      </w:pPr>
      <w:r>
        <w:rPr>
          <w:rStyle w:val="CommentReference"/>
        </w:rPr>
        <w:annotationRef/>
      </w:r>
      <w:r>
        <w:t>Red text indicates new text, green text indicates relocated text.</w:t>
      </w:r>
    </w:p>
  </w:comment>
  <w:comment w:id="1079" w:author="Benjamin Meyer" w:date="2023-04-12T10:56:00Z" w:initials="BM">
    <w:p w14:paraId="3126F3C1" w14:textId="77777777" w:rsidR="00015BB1" w:rsidRDefault="00015BB1" w:rsidP="00601E6B">
      <w:pPr>
        <w:pStyle w:val="CommentText"/>
      </w:pPr>
      <w:r>
        <w:rPr>
          <w:rStyle w:val="CommentReference"/>
        </w:rPr>
        <w:annotationRef/>
      </w:r>
      <w:r>
        <w:t>New sentence</w:t>
      </w:r>
    </w:p>
  </w:comment>
  <w:comment w:id="1092" w:author="Benjamin Meyer" w:date="2023-04-12T10:56:00Z" w:initials="BM">
    <w:p w14:paraId="54B63F92" w14:textId="77777777" w:rsidR="00015BB1" w:rsidRDefault="00015BB1" w:rsidP="00601E6B">
      <w:pPr>
        <w:pStyle w:val="CommentText"/>
      </w:pPr>
      <w:r>
        <w:rPr>
          <w:rStyle w:val="CommentReference"/>
        </w:rPr>
        <w:annotationRef/>
      </w:r>
      <w:r>
        <w:t>Modified from 8 hours on advice from ADEC</w:t>
      </w:r>
    </w:p>
  </w:comment>
  <w:comment w:id="1142" w:author="Benjamin Meyer" w:date="2023-04-12T10:57:00Z" w:initials="BM">
    <w:p w14:paraId="47BEF414" w14:textId="2C56145D" w:rsidR="00015BB1" w:rsidRDefault="00015BB1" w:rsidP="00601E6B">
      <w:pPr>
        <w:pStyle w:val="CommentText"/>
      </w:pPr>
      <w:r>
        <w:rPr>
          <w:rStyle w:val="CommentReference"/>
        </w:rPr>
        <w:annotationRef/>
      </w:r>
      <w:r w:rsidR="00E552C2">
        <w:t xml:space="preserve">Added </w:t>
      </w:r>
      <w:r>
        <w:t>New sentence</w:t>
      </w:r>
    </w:p>
  </w:comment>
  <w:comment w:id="1158" w:author="Benjamin Meyer" w:date="2023-04-18T12:20:00Z" w:initials="BM">
    <w:p w14:paraId="1E6F95DB" w14:textId="3EE4B112" w:rsidR="00015BB1" w:rsidRDefault="00015BB1">
      <w:pPr>
        <w:pStyle w:val="CommentText"/>
      </w:pPr>
      <w:r>
        <w:rPr>
          <w:rStyle w:val="CommentReference"/>
        </w:rPr>
        <w:annotationRef/>
      </w:r>
      <w:r>
        <w:t>Expanded section</w:t>
      </w:r>
      <w:r w:rsidR="00915D11">
        <w:t>. This topic previously had little written detail.</w:t>
      </w:r>
    </w:p>
  </w:comment>
  <w:comment w:id="1174" w:author="Benjamin Meyer" w:date="2023-04-18T12:20:00Z" w:initials="BM">
    <w:p w14:paraId="11C6BE2E" w14:textId="472D3B22" w:rsidR="00015BB1" w:rsidRDefault="00015BB1">
      <w:pPr>
        <w:pStyle w:val="CommentText"/>
      </w:pPr>
      <w:r>
        <w:rPr>
          <w:rStyle w:val="CommentReference"/>
        </w:rPr>
        <w:annotationRef/>
      </w:r>
      <w:r>
        <w:t>New section</w:t>
      </w:r>
      <w:r w:rsidR="00915D11">
        <w:t>. This topic previously had little written detail</w:t>
      </w:r>
    </w:p>
  </w:comment>
  <w:comment w:id="1213" w:author="Benjamin Meyer" w:date="2023-04-18T12:23:00Z" w:initials="BM">
    <w:p w14:paraId="30186FFA" w14:textId="348C8C6F" w:rsidR="00015BB1" w:rsidRDefault="00015BB1">
      <w:pPr>
        <w:pStyle w:val="CommentText"/>
      </w:pPr>
      <w:r>
        <w:rPr>
          <w:rStyle w:val="CommentReference"/>
        </w:rPr>
        <w:annotationRef/>
      </w:r>
    </w:p>
  </w:comment>
  <w:comment w:id="1218" w:author="Benjamin Meyer" w:date="2023-04-12T11:16:00Z" w:initials="BM">
    <w:p w14:paraId="2FBBC81F" w14:textId="77777777" w:rsidR="00015BB1" w:rsidRDefault="00015BB1" w:rsidP="00601E6B">
      <w:pPr>
        <w:pStyle w:val="CommentText"/>
      </w:pPr>
      <w:r>
        <w:rPr>
          <w:rStyle w:val="CommentReference"/>
        </w:rPr>
        <w:annotationRef/>
      </w:r>
      <w:r>
        <w:t>New addition of field blanks for metals</w:t>
      </w:r>
    </w:p>
  </w:comment>
  <w:comment w:id="1232" w:author="Benjamin Meyer" w:date="2023-04-18T15:06:00Z" w:initials="BM">
    <w:p w14:paraId="3B07A50E" w14:textId="60020C99" w:rsidR="00225170" w:rsidRDefault="00CD7519">
      <w:pPr>
        <w:pStyle w:val="CommentText"/>
      </w:pPr>
      <w:r>
        <w:rPr>
          <w:noProof/>
        </w:rPr>
        <w:t>Tem</w:t>
      </w:r>
      <w:r>
        <w:rPr>
          <w:noProof/>
        </w:rPr>
        <w:t>perature blank info relocted to bottom row</w:t>
      </w:r>
      <w:r w:rsidR="00225170">
        <w:rPr>
          <w:rStyle w:val="CommentReference"/>
        </w:rPr>
        <w:annotationRef/>
      </w:r>
    </w:p>
  </w:comment>
  <w:comment w:id="1253" w:author="Benjamin Meyer" w:date="2023-04-12T11:17:00Z" w:initials="BM">
    <w:p w14:paraId="24A18A1C" w14:textId="77777777" w:rsidR="00015BB1" w:rsidRDefault="00015BB1" w:rsidP="00601E6B">
      <w:pPr>
        <w:pStyle w:val="CommentText"/>
      </w:pPr>
      <w:r>
        <w:rPr>
          <w:rStyle w:val="CommentReference"/>
        </w:rPr>
        <w:annotationRef/>
      </w:r>
      <w:r>
        <w:t>New addition of field blanks for metals</w:t>
      </w:r>
    </w:p>
  </w:comment>
  <w:comment w:id="1339" w:author="Benjamin Meyer" w:date="2023-04-18T14:52:00Z" w:initials="BM">
    <w:p w14:paraId="03DBABD0" w14:textId="08C95894" w:rsidR="00990B1F" w:rsidRDefault="00990B1F">
      <w:pPr>
        <w:pStyle w:val="CommentText"/>
      </w:pPr>
      <w:r>
        <w:rPr>
          <w:rStyle w:val="CommentReference"/>
        </w:rPr>
        <w:annotationRef/>
      </w:r>
      <w:r>
        <w:t>Removed filter blank row info</w:t>
      </w:r>
      <w:r w:rsidR="00D92606">
        <w:t xml:space="preserve"> from previous draft</w:t>
      </w:r>
      <w:r w:rsidR="00225170">
        <w:t xml:space="preserve">. </w:t>
      </w:r>
      <w:r w:rsidR="00D92606">
        <w:t>This information is valuable to have but is beyond the scope of this project currently.</w:t>
      </w:r>
    </w:p>
  </w:comment>
  <w:comment w:id="1466" w:author="Benjamin Meyer" w:date="2023-04-12T11:59:00Z" w:initials="BM">
    <w:p w14:paraId="26E06123" w14:textId="77777777" w:rsidR="00015BB1" w:rsidRDefault="00015BB1" w:rsidP="00601E6B">
      <w:pPr>
        <w:pStyle w:val="CommentText"/>
      </w:pPr>
      <w:r>
        <w:rPr>
          <w:rStyle w:val="CommentReference"/>
        </w:rPr>
        <w:annotationRef/>
      </w:r>
      <w:r>
        <w:t>Added data management flow chart to clarify roles and responsibilities</w:t>
      </w:r>
    </w:p>
  </w:comment>
  <w:comment w:id="1511" w:author="Benjamin Meyer" w:date="2023-04-12T12:00:00Z" w:initials="BM">
    <w:p w14:paraId="3F814F03" w14:textId="77777777" w:rsidR="00015BB1" w:rsidRDefault="00015BB1" w:rsidP="00601E6B">
      <w:pPr>
        <w:pStyle w:val="CommentText"/>
      </w:pPr>
      <w:r>
        <w:rPr>
          <w:rStyle w:val="CommentReference"/>
        </w:rPr>
        <w:annotationRef/>
      </w:r>
      <w:r>
        <w:t>New clarification</w:t>
      </w:r>
    </w:p>
  </w:comment>
  <w:comment w:id="1547" w:author="Benjamin Meyer" w:date="2023-04-12T12:03:00Z" w:initials="BM">
    <w:p w14:paraId="6DF0A2EC" w14:textId="77777777" w:rsidR="00015BB1" w:rsidRDefault="00015BB1" w:rsidP="000A657C">
      <w:pPr>
        <w:pStyle w:val="CommentText"/>
      </w:pPr>
      <w:r>
        <w:rPr>
          <w:rStyle w:val="CommentReference"/>
        </w:rPr>
        <w:annotationRef/>
      </w:r>
      <w:r>
        <w:t>Cleaned up and organized references list</w:t>
      </w:r>
    </w:p>
  </w:comment>
  <w:comment w:id="1602" w:author="Benjamin Meyer" w:date="2023-04-12T12:02:00Z" w:initials="BM">
    <w:p w14:paraId="01AC5D6B" w14:textId="77777777" w:rsidR="00015BB1" w:rsidRDefault="00015BB1" w:rsidP="000A657C">
      <w:pPr>
        <w:pStyle w:val="CommentText"/>
      </w:pPr>
      <w:r>
        <w:rPr>
          <w:rStyle w:val="CommentReference"/>
        </w:rPr>
        <w:annotationRef/>
      </w:r>
      <w:r>
        <w:t>Updated members of this committee, and held a one-hour committee meeting in March 2023</w:t>
      </w:r>
    </w:p>
  </w:comment>
  <w:comment w:id="1715" w:author="Benjamin Meyer" w:date="2023-04-12T12:03:00Z" w:initials="BM">
    <w:p w14:paraId="56EFF6B8" w14:textId="77777777" w:rsidR="00015BB1" w:rsidRDefault="00015BB1" w:rsidP="000A657C">
      <w:pPr>
        <w:pStyle w:val="CommentText"/>
      </w:pPr>
      <w:r>
        <w:rPr>
          <w:rStyle w:val="CommentReference"/>
        </w:rPr>
        <w:annotationRef/>
      </w:r>
      <w:r>
        <w:t>Added new section on field blanks</w:t>
      </w:r>
    </w:p>
  </w:comment>
  <w:comment w:id="2010" w:author="Benjamin Meyer" w:date="2023-04-12T12:04:00Z" w:initials="BM">
    <w:p w14:paraId="68700BF2" w14:textId="4A0E9BA5" w:rsidR="00015BB1" w:rsidRDefault="00015BB1" w:rsidP="000A657C">
      <w:pPr>
        <w:pStyle w:val="CommentText"/>
      </w:pPr>
      <w:r>
        <w:rPr>
          <w:rStyle w:val="CommentReference"/>
        </w:rPr>
        <w:annotationRef/>
      </w:r>
      <w:r>
        <w:t>Clarified that more detailed peer-reviewed methods for collecting, analyzing, and curating these from temperature data exists in peer reviewed literature and at this web address</w:t>
      </w:r>
    </w:p>
  </w:comment>
  <w:comment w:id="2040" w:author="Benjamin Meyer" w:date="2023-04-12T12:06:00Z" w:initials="BM">
    <w:p w14:paraId="22882E58" w14:textId="77777777" w:rsidR="00015BB1" w:rsidRDefault="00015BB1" w:rsidP="000A657C">
      <w:pPr>
        <w:pStyle w:val="CommentText"/>
      </w:pPr>
      <w:r>
        <w:rPr>
          <w:rStyle w:val="CommentReference"/>
        </w:rPr>
        <w:annotationRef/>
      </w:r>
      <w:r>
        <w:t>Added new appendix with link to data evaluation checklist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C511E9" w15:done="0"/>
  <w15:commentEx w15:paraId="32500EF6" w15:done="0"/>
  <w15:commentEx w15:paraId="66746A7B" w15:done="0"/>
  <w15:commentEx w15:paraId="6024199B" w15:done="0"/>
  <w15:commentEx w15:paraId="21F74F16" w15:done="0"/>
  <w15:commentEx w15:paraId="2EA0EB88" w15:done="0"/>
  <w15:commentEx w15:paraId="3E5D33C7" w15:done="0"/>
  <w15:commentEx w15:paraId="09741897" w15:done="0"/>
  <w15:commentEx w15:paraId="5BE037D3" w15:done="0"/>
  <w15:commentEx w15:paraId="2149EBAA" w15:done="0"/>
  <w15:commentEx w15:paraId="3CD2CB7A" w15:done="0"/>
  <w15:commentEx w15:paraId="7DD4DD69" w15:done="0"/>
  <w15:commentEx w15:paraId="6A333791" w15:done="0"/>
  <w15:commentEx w15:paraId="55149A21" w15:done="0"/>
  <w15:commentEx w15:paraId="1AEF4331" w15:done="0"/>
  <w15:commentEx w15:paraId="17DCB8F6" w15:done="0"/>
  <w15:commentEx w15:paraId="448AC4AB" w15:done="0"/>
  <w15:commentEx w15:paraId="7AC818C1" w15:done="0"/>
  <w15:commentEx w15:paraId="4D3FCDD3" w15:done="0"/>
  <w15:commentEx w15:paraId="17B6380D" w15:done="0"/>
  <w15:commentEx w15:paraId="0A691136" w15:done="0"/>
  <w15:commentEx w15:paraId="1CA77611" w15:done="0"/>
  <w15:commentEx w15:paraId="24485998" w15:done="0"/>
  <w15:commentEx w15:paraId="3126F3C1" w15:done="0"/>
  <w15:commentEx w15:paraId="54B63F92" w15:done="0"/>
  <w15:commentEx w15:paraId="47BEF414" w15:done="0"/>
  <w15:commentEx w15:paraId="1E6F95DB" w15:done="0"/>
  <w15:commentEx w15:paraId="11C6BE2E" w15:done="0"/>
  <w15:commentEx w15:paraId="30186FFA" w15:done="0"/>
  <w15:commentEx w15:paraId="2FBBC81F" w15:done="0"/>
  <w15:commentEx w15:paraId="3B07A50E" w15:done="0"/>
  <w15:commentEx w15:paraId="24A18A1C" w15:done="0"/>
  <w15:commentEx w15:paraId="03DBABD0" w15:done="0"/>
  <w15:commentEx w15:paraId="26E06123" w15:done="0"/>
  <w15:commentEx w15:paraId="3F814F03" w15:done="0"/>
  <w15:commentEx w15:paraId="6DF0A2EC" w15:done="0"/>
  <w15:commentEx w15:paraId="01AC5D6B" w15:done="0"/>
  <w15:commentEx w15:paraId="56EFF6B8" w15:done="0"/>
  <w15:commentEx w15:paraId="68700BF2" w15:done="0"/>
  <w15:commentEx w15:paraId="22882E5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879451" w14:textId="77777777" w:rsidR="00CD7519" w:rsidRDefault="00CD7519" w:rsidP="008E4680">
      <w:r>
        <w:separator/>
      </w:r>
    </w:p>
  </w:endnote>
  <w:endnote w:type="continuationSeparator" w:id="0">
    <w:p w14:paraId="551B92A1" w14:textId="77777777" w:rsidR="00CD7519" w:rsidRDefault="00CD7519" w:rsidP="008E4680">
      <w:r>
        <w:continuationSeparator/>
      </w:r>
    </w:p>
  </w:endnote>
  <w:endnote w:type="continuationNotice" w:id="1">
    <w:p w14:paraId="1227A444" w14:textId="77777777" w:rsidR="00CD7519" w:rsidRDefault="00CD75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81" w:author="Benjamin Meyer" w:date="2023-04-18T10:26:00Z"/>
  <w:sdt>
    <w:sdtPr>
      <w:id w:val="-1817642788"/>
      <w:docPartObj>
        <w:docPartGallery w:val="Page Numbers (Bottom of Page)"/>
        <w:docPartUnique/>
      </w:docPartObj>
    </w:sdtPr>
    <w:sdtEndPr>
      <w:rPr>
        <w:noProof/>
      </w:rPr>
    </w:sdtEndPr>
    <w:sdtContent>
      <w:customXmlInsRangeEnd w:id="81"/>
      <w:p w14:paraId="2B26CDD2" w14:textId="5C77F78E" w:rsidR="00015BB1" w:rsidRDefault="00015BB1">
        <w:pPr>
          <w:pStyle w:val="Footer"/>
        </w:pPr>
        <w:ins w:id="82" w:author="Benjamin Meyer" w:date="2023-04-18T10:26:00Z">
          <w:r>
            <w:fldChar w:fldCharType="begin"/>
          </w:r>
          <w:r>
            <w:instrText xml:space="preserve"> PAGE   \* MERGEFORMAT </w:instrText>
          </w:r>
          <w:r>
            <w:fldChar w:fldCharType="separate"/>
          </w:r>
        </w:ins>
        <w:r>
          <w:rPr>
            <w:noProof/>
          </w:rPr>
          <w:t>1</w:t>
        </w:r>
        <w:ins w:id="83" w:author="Benjamin Meyer" w:date="2023-04-18T10:26:00Z">
          <w:r>
            <w:rPr>
              <w:noProof/>
            </w:rPr>
            <w:fldChar w:fldCharType="end"/>
          </w:r>
        </w:ins>
      </w:p>
      <w:customXmlInsRangeStart w:id="84" w:author="Benjamin Meyer" w:date="2023-04-18T10:26:00Z"/>
    </w:sdtContent>
  </w:sdt>
  <w:customXmlInsRangeEnd w:id="84"/>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595" w:author="Benjamin Meyer" w:date="2023-04-18T10:26:00Z"/>
  <w:sdt>
    <w:sdtPr>
      <w:id w:val="-1309390072"/>
      <w:docPartObj>
        <w:docPartGallery w:val="Page Numbers (Bottom of Page)"/>
        <w:docPartUnique/>
      </w:docPartObj>
    </w:sdtPr>
    <w:sdtEndPr>
      <w:rPr>
        <w:noProof/>
      </w:rPr>
    </w:sdtEndPr>
    <w:sdtContent>
      <w:customXmlInsRangeEnd w:id="1595"/>
      <w:p w14:paraId="68020551" w14:textId="1DC14A47" w:rsidR="00015BB1" w:rsidRDefault="00015BB1">
        <w:pPr>
          <w:pStyle w:val="Footer"/>
        </w:pPr>
        <w:ins w:id="1596" w:author="Benjamin Meyer" w:date="2023-04-18T10:26:00Z">
          <w:r>
            <w:fldChar w:fldCharType="begin"/>
          </w:r>
          <w:r>
            <w:instrText xml:space="preserve"> PAGE   \* MERGEFORMAT </w:instrText>
          </w:r>
          <w:r>
            <w:fldChar w:fldCharType="separate"/>
          </w:r>
        </w:ins>
        <w:r w:rsidR="00D92606">
          <w:rPr>
            <w:noProof/>
          </w:rPr>
          <w:t>45</w:t>
        </w:r>
        <w:ins w:id="1597" w:author="Benjamin Meyer" w:date="2023-04-18T10:26:00Z">
          <w:r>
            <w:rPr>
              <w:noProof/>
            </w:rPr>
            <w:fldChar w:fldCharType="end"/>
          </w:r>
        </w:ins>
      </w:p>
      <w:customXmlInsRangeStart w:id="1598" w:author="Benjamin Meyer" w:date="2023-04-18T10:26:00Z"/>
    </w:sdtContent>
  </w:sdt>
  <w:customXmlInsRangeEnd w:id="1598"/>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7F905" w14:textId="621F1588" w:rsidR="00015BB1" w:rsidRDefault="00015BB1" w:rsidP="00816966">
    <w:pPr>
      <w:pStyle w:val="Footer"/>
      <w:ind w:left="720"/>
      <w:jc w:val="cen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697" w:author="Benjamin Meyer" w:date="2023-04-18T10:26:00Z"/>
  <w:sdt>
    <w:sdtPr>
      <w:id w:val="2115163250"/>
      <w:docPartObj>
        <w:docPartGallery w:val="Page Numbers (Bottom of Page)"/>
        <w:docPartUnique/>
      </w:docPartObj>
    </w:sdtPr>
    <w:sdtEndPr>
      <w:rPr>
        <w:noProof/>
      </w:rPr>
    </w:sdtEndPr>
    <w:sdtContent>
      <w:customXmlInsRangeEnd w:id="1697"/>
      <w:p w14:paraId="356E0F73" w14:textId="1FDD1FFC" w:rsidR="00015BB1" w:rsidRDefault="00015BB1">
        <w:pPr>
          <w:pStyle w:val="Footer"/>
        </w:pPr>
        <w:ins w:id="1698" w:author="Benjamin Meyer" w:date="2023-04-18T10:26:00Z">
          <w:r>
            <w:fldChar w:fldCharType="begin"/>
          </w:r>
          <w:r>
            <w:instrText xml:space="preserve"> PAGE   \* MERGEFORMAT </w:instrText>
          </w:r>
          <w:r>
            <w:fldChar w:fldCharType="separate"/>
          </w:r>
        </w:ins>
        <w:r>
          <w:rPr>
            <w:noProof/>
          </w:rPr>
          <w:t>54</w:t>
        </w:r>
        <w:ins w:id="1699" w:author="Benjamin Meyer" w:date="2023-04-18T10:26:00Z">
          <w:r>
            <w:rPr>
              <w:noProof/>
            </w:rPr>
            <w:fldChar w:fldCharType="end"/>
          </w:r>
        </w:ins>
      </w:p>
      <w:customXmlInsRangeStart w:id="1700" w:author="Benjamin Meyer" w:date="2023-04-18T10:26:00Z"/>
    </w:sdtContent>
  </w:sdt>
  <w:customXmlInsRangeEnd w:id="1700"/>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710" w:author="Benjamin Meyer" w:date="2023-04-18T10:26:00Z"/>
  <w:sdt>
    <w:sdtPr>
      <w:id w:val="591674634"/>
      <w:docPartObj>
        <w:docPartGallery w:val="Page Numbers (Bottom of Page)"/>
        <w:docPartUnique/>
      </w:docPartObj>
    </w:sdtPr>
    <w:sdtEndPr>
      <w:rPr>
        <w:noProof/>
      </w:rPr>
    </w:sdtEndPr>
    <w:sdtContent>
      <w:customXmlInsRangeEnd w:id="1710"/>
      <w:p w14:paraId="04777166" w14:textId="4EBF51D9" w:rsidR="00015BB1" w:rsidRDefault="00015BB1">
        <w:pPr>
          <w:pStyle w:val="Footer"/>
        </w:pPr>
        <w:ins w:id="1711" w:author="Benjamin Meyer" w:date="2023-04-18T10:26:00Z">
          <w:r>
            <w:fldChar w:fldCharType="begin"/>
          </w:r>
          <w:r>
            <w:instrText xml:space="preserve"> PAGE   \* MERGEFORMAT </w:instrText>
          </w:r>
          <w:r>
            <w:fldChar w:fldCharType="separate"/>
          </w:r>
        </w:ins>
        <w:r>
          <w:rPr>
            <w:noProof/>
          </w:rPr>
          <w:t>54</w:t>
        </w:r>
        <w:ins w:id="1712" w:author="Benjamin Meyer" w:date="2023-04-18T10:26:00Z">
          <w:r>
            <w:rPr>
              <w:noProof/>
            </w:rPr>
            <w:fldChar w:fldCharType="end"/>
          </w:r>
        </w:ins>
      </w:p>
      <w:customXmlInsRangeStart w:id="1713" w:author="Benjamin Meyer" w:date="2023-04-18T10:26:00Z"/>
    </w:sdtContent>
  </w:sdt>
  <w:customXmlInsRangeEnd w:id="1713"/>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266460"/>
      <w:docPartObj>
        <w:docPartGallery w:val="Page Numbers (Bottom of Page)"/>
        <w:docPartUnique/>
      </w:docPartObj>
    </w:sdtPr>
    <w:sdtEndPr>
      <w:rPr>
        <w:noProof/>
      </w:rPr>
    </w:sdtEndPr>
    <w:sdtContent>
      <w:p w14:paraId="2040B48F" w14:textId="5571F1D9" w:rsidR="00015BB1" w:rsidRDefault="00015BB1">
        <w:pPr>
          <w:pStyle w:val="Footer"/>
        </w:pPr>
        <w:r>
          <w:fldChar w:fldCharType="begin"/>
        </w:r>
        <w:r>
          <w:instrText xml:space="preserve"> PAGE   \* MERGEFORMAT </w:instrText>
        </w:r>
        <w:r>
          <w:fldChar w:fldCharType="separate"/>
        </w:r>
        <w:r w:rsidR="00915D11">
          <w:rPr>
            <w:noProof/>
          </w:rPr>
          <w:t>54</w:t>
        </w:r>
        <w:r>
          <w:rPr>
            <w:noProof/>
          </w:rPr>
          <w:fldChar w:fldCharType="end"/>
        </w:r>
      </w:p>
    </w:sdtContent>
  </w:sdt>
  <w:p w14:paraId="6D5BA50B" w14:textId="77777777" w:rsidR="00015BB1" w:rsidRDefault="00015BB1">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268617"/>
      <w:docPartObj>
        <w:docPartGallery w:val="Page Numbers (Bottom of Page)"/>
        <w:docPartUnique/>
      </w:docPartObj>
    </w:sdtPr>
    <w:sdtEndPr>
      <w:rPr>
        <w:noProof/>
      </w:rPr>
    </w:sdtEndPr>
    <w:sdtContent>
      <w:p w14:paraId="513A60B9" w14:textId="740153FC" w:rsidR="00015BB1" w:rsidRDefault="00015BB1">
        <w:pPr>
          <w:pStyle w:val="Footer"/>
        </w:pPr>
        <w:r>
          <w:fldChar w:fldCharType="begin"/>
        </w:r>
        <w:r>
          <w:instrText xml:space="preserve"> PAGE   \* MERGEFORMAT </w:instrText>
        </w:r>
        <w:r>
          <w:fldChar w:fldCharType="separate"/>
        </w:r>
        <w:r w:rsidR="00915D11">
          <w:rPr>
            <w:noProof/>
          </w:rPr>
          <w:t>55</w:t>
        </w:r>
        <w:r>
          <w:rPr>
            <w:noProof/>
          </w:rPr>
          <w:fldChar w:fldCharType="end"/>
        </w:r>
      </w:p>
    </w:sdtContent>
  </w:sdt>
  <w:p w14:paraId="479D682E" w14:textId="77777777" w:rsidR="00015BB1" w:rsidRDefault="00015BB1">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43DE710E" w:rsidR="00225170" w:rsidRDefault="00225170">
        <w:pPr>
          <w:pStyle w:val="Footer"/>
        </w:pPr>
        <w:r>
          <w:fldChar w:fldCharType="begin"/>
        </w:r>
        <w:r>
          <w:instrText xml:space="preserve"> PAGE   \* MERGEFORMAT </w:instrText>
        </w:r>
        <w:r>
          <w:fldChar w:fldCharType="separate"/>
        </w:r>
        <w:r w:rsidR="00FC3010">
          <w:rPr>
            <w:noProof/>
          </w:rPr>
          <w:t>57</w:t>
        </w:r>
        <w:r>
          <w:rPr>
            <w:noProof/>
          </w:rPr>
          <w:fldChar w:fldCharType="end"/>
        </w:r>
      </w:p>
    </w:sdtContent>
  </w:sdt>
  <w:p w14:paraId="5EFB14C4" w14:textId="77777777" w:rsidR="00015BB1" w:rsidRDefault="00015BB1">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344176"/>
      <w:docPartObj>
        <w:docPartGallery w:val="Page Numbers (Bottom of Page)"/>
        <w:docPartUnique/>
      </w:docPartObj>
    </w:sdtPr>
    <w:sdtEndPr>
      <w:rPr>
        <w:noProof/>
      </w:rPr>
    </w:sdtEndPr>
    <w:sdtContent>
      <w:p w14:paraId="378F12FE" w14:textId="77777777" w:rsidR="00015BB1" w:rsidRDefault="00015BB1">
        <w:pPr>
          <w:pStyle w:val="Footer"/>
        </w:pPr>
        <w:r>
          <w:fldChar w:fldCharType="begin"/>
        </w:r>
        <w:r>
          <w:instrText xml:space="preserve"> PAGE   \* MERGEFORMAT </w:instrText>
        </w:r>
        <w:r>
          <w:fldChar w:fldCharType="separate"/>
        </w:r>
        <w:r>
          <w:rPr>
            <w:noProof/>
          </w:rPr>
          <w:t>59</w:t>
        </w:r>
        <w:r>
          <w:rPr>
            <w:noProof/>
          </w:rPr>
          <w:fldChar w:fldCharType="end"/>
        </w:r>
      </w:p>
    </w:sdtContent>
  </w:sdt>
  <w:p w14:paraId="06D861AF" w14:textId="77777777" w:rsidR="00015BB1" w:rsidRDefault="00015BB1">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3519783"/>
      <w:docPartObj>
        <w:docPartGallery w:val="Page Numbers (Bottom of Page)"/>
        <w:docPartUnique/>
      </w:docPartObj>
    </w:sdtPr>
    <w:sdtEndPr>
      <w:rPr>
        <w:noProof/>
      </w:rPr>
    </w:sdtEndPr>
    <w:sdtContent>
      <w:p w14:paraId="1AE4DD38" w14:textId="78CE81A0" w:rsidR="00225170" w:rsidRDefault="00225170">
        <w:pPr>
          <w:pStyle w:val="Footer"/>
        </w:pPr>
        <w:r>
          <w:fldChar w:fldCharType="begin"/>
        </w:r>
        <w:r>
          <w:instrText xml:space="preserve"> PAGE   \* MERGEFORMAT </w:instrText>
        </w:r>
        <w:r>
          <w:fldChar w:fldCharType="separate"/>
        </w:r>
        <w:r w:rsidR="00FC3010">
          <w:rPr>
            <w:noProof/>
          </w:rPr>
          <w:t>60</w:t>
        </w:r>
        <w:r>
          <w:rPr>
            <w:noProof/>
          </w:rPr>
          <w:fldChar w:fldCharType="end"/>
        </w:r>
      </w:p>
    </w:sdtContent>
  </w:sdt>
  <w:p w14:paraId="5F7674F1" w14:textId="77777777" w:rsidR="00015BB1" w:rsidRDefault="00015BB1">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9922271"/>
      <w:docPartObj>
        <w:docPartGallery w:val="Page Numbers (Bottom of Page)"/>
        <w:docPartUnique/>
      </w:docPartObj>
    </w:sdtPr>
    <w:sdtEndPr>
      <w:rPr>
        <w:noProof/>
      </w:rPr>
    </w:sdtEndPr>
    <w:sdtContent>
      <w:p w14:paraId="49A4A46F" w14:textId="00A30950" w:rsidR="00225170" w:rsidRDefault="00225170">
        <w:pPr>
          <w:pStyle w:val="Footer"/>
        </w:pPr>
        <w:r>
          <w:fldChar w:fldCharType="begin"/>
        </w:r>
        <w:r>
          <w:instrText xml:space="preserve"> PAGE   \* MERGEFORMAT </w:instrText>
        </w:r>
        <w:r>
          <w:fldChar w:fldCharType="separate"/>
        </w:r>
        <w:r w:rsidR="00FC3010">
          <w:rPr>
            <w:noProof/>
          </w:rPr>
          <w:t>63</w:t>
        </w:r>
        <w:r>
          <w:rPr>
            <w:noProof/>
          </w:rPr>
          <w:fldChar w:fldCharType="end"/>
        </w:r>
      </w:p>
    </w:sdtContent>
  </w:sdt>
  <w:p w14:paraId="6AE92D20" w14:textId="77777777" w:rsidR="00015BB1" w:rsidRDefault="00015BB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76828A6D" w:rsidR="000B57B0" w:rsidRDefault="000B57B0">
        <w:pPr>
          <w:pStyle w:val="Footer"/>
          <w:jc w:val="right"/>
        </w:pPr>
        <w:r>
          <w:fldChar w:fldCharType="begin"/>
        </w:r>
        <w:r>
          <w:instrText xml:space="preserve"> PAGE   \* MERGEFORMAT </w:instrText>
        </w:r>
        <w:r>
          <w:fldChar w:fldCharType="separate"/>
        </w:r>
        <w:r w:rsidR="00915D11">
          <w:rPr>
            <w:noProof/>
          </w:rPr>
          <w:t>10</w:t>
        </w:r>
        <w:r>
          <w:rPr>
            <w:noProof/>
          </w:rPr>
          <w:fldChar w:fldCharType="end"/>
        </w:r>
      </w:p>
    </w:sdtContent>
  </w:sdt>
  <w:p w14:paraId="74F0D394" w14:textId="77777777" w:rsidR="00015BB1" w:rsidRDefault="00015BB1"/>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015BB1" w:rsidRDefault="00015BB1">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981" w:author="Benjamin Meyer" w:date="2023-04-18T10:26:00Z"/>
  <w:sdt>
    <w:sdtPr>
      <w:id w:val="356319809"/>
      <w:docPartObj>
        <w:docPartGallery w:val="Page Numbers (Bottom of Page)"/>
        <w:docPartUnique/>
      </w:docPartObj>
    </w:sdtPr>
    <w:sdtEndPr>
      <w:rPr>
        <w:noProof/>
      </w:rPr>
    </w:sdtEndPr>
    <w:sdtContent>
      <w:customXmlInsRangeEnd w:id="1981"/>
      <w:p w14:paraId="74416007" w14:textId="20EF82C4" w:rsidR="00015BB1" w:rsidRDefault="00015BB1">
        <w:pPr>
          <w:pStyle w:val="Footer"/>
        </w:pPr>
        <w:ins w:id="1982" w:author="Benjamin Meyer" w:date="2023-04-18T10:26:00Z">
          <w:r>
            <w:fldChar w:fldCharType="begin"/>
          </w:r>
          <w:r>
            <w:instrText xml:space="preserve"> PAGE   \* MERGEFORMAT </w:instrText>
          </w:r>
          <w:r>
            <w:fldChar w:fldCharType="separate"/>
          </w:r>
          <w:r>
            <w:rPr>
              <w:noProof/>
            </w:rPr>
            <w:t>72</w:t>
          </w:r>
          <w:r>
            <w:rPr>
              <w:noProof/>
            </w:rPr>
            <w:fldChar w:fldCharType="end"/>
          </w:r>
        </w:ins>
      </w:p>
      <w:customXmlInsRangeStart w:id="1983" w:author="Benjamin Meyer" w:date="2023-04-18T10:26:00Z"/>
    </w:sdtContent>
  </w:sdt>
  <w:customXmlInsRangeEnd w:id="1983"/>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993" w:author="Benjamin Meyer" w:date="2023-04-18T10:26:00Z"/>
  <w:sdt>
    <w:sdtPr>
      <w:id w:val="226735677"/>
      <w:docPartObj>
        <w:docPartGallery w:val="Page Numbers (Bottom of Page)"/>
        <w:docPartUnique/>
      </w:docPartObj>
    </w:sdtPr>
    <w:sdtEndPr>
      <w:rPr>
        <w:noProof/>
      </w:rPr>
    </w:sdtEndPr>
    <w:sdtContent>
      <w:customXmlInsRangeEnd w:id="1993"/>
      <w:p w14:paraId="2C3D1BC7" w14:textId="171B20B2" w:rsidR="00015BB1" w:rsidRDefault="00015BB1">
        <w:pPr>
          <w:pStyle w:val="Footer"/>
        </w:pPr>
        <w:ins w:id="1994" w:author="Benjamin Meyer" w:date="2023-04-18T10:26:00Z">
          <w:r>
            <w:fldChar w:fldCharType="begin"/>
          </w:r>
          <w:r>
            <w:instrText xml:space="preserve"> PAGE   \* MERGEFORMAT </w:instrText>
          </w:r>
          <w:r>
            <w:fldChar w:fldCharType="separate"/>
          </w:r>
          <w:r>
            <w:rPr>
              <w:noProof/>
            </w:rPr>
            <w:t>75</w:t>
          </w:r>
          <w:r>
            <w:rPr>
              <w:noProof/>
            </w:rPr>
            <w:fldChar w:fldCharType="end"/>
          </w:r>
        </w:ins>
      </w:p>
      <w:customXmlInsRangeStart w:id="1995" w:author="Benjamin Meyer" w:date="2023-04-18T10:26:00Z"/>
    </w:sdtContent>
  </w:sdt>
  <w:customXmlInsRangeEnd w:id="1995"/>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189720"/>
      <w:docPartObj>
        <w:docPartGallery w:val="Page Numbers (Bottom of Page)"/>
        <w:docPartUnique/>
      </w:docPartObj>
    </w:sdtPr>
    <w:sdtEndPr>
      <w:rPr>
        <w:noProof/>
      </w:rPr>
    </w:sdtEndPr>
    <w:sdtContent>
      <w:p w14:paraId="0C02419E" w14:textId="38E31F35" w:rsidR="00015BB1" w:rsidRDefault="00015BB1">
        <w:pPr>
          <w:pStyle w:val="Footer"/>
        </w:pPr>
        <w:r>
          <w:fldChar w:fldCharType="begin"/>
        </w:r>
        <w:r>
          <w:instrText xml:space="preserve"> PAGE   \* MERGEFORMAT </w:instrText>
        </w:r>
        <w:r>
          <w:fldChar w:fldCharType="separate"/>
        </w:r>
        <w:r w:rsidR="00FC3010">
          <w:rPr>
            <w:noProof/>
          </w:rPr>
          <w:t>73</w:t>
        </w:r>
        <w:r>
          <w:rPr>
            <w:noProof/>
          </w:rPr>
          <w:fldChar w:fldCharType="end"/>
        </w:r>
      </w:p>
    </w:sdtContent>
  </w:sdt>
  <w:p w14:paraId="4D9BF6C1" w14:textId="77777777" w:rsidR="00015BB1" w:rsidRDefault="00015BB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8B122" w14:textId="6D449189" w:rsidR="00015BB1" w:rsidRDefault="00015BB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D4F21" w14:textId="77777777" w:rsidR="000B57B0" w:rsidRDefault="000B57B0">
    <w:pPr>
      <w:pStyle w:val="BodyText"/>
      <w:spacing w:line="14" w:lineRule="auto"/>
      <w:rPr>
        <w:sz w:val="20"/>
      </w:rPr>
    </w:pPr>
    <w:r>
      <w:rPr>
        <w:noProof/>
      </w:rPr>
      <mc:AlternateContent>
        <mc:Choice Requires="wps">
          <w:drawing>
            <wp:anchor distT="0" distB="0" distL="114300" distR="114300" simplePos="0" relativeHeight="251712512" behindDoc="1" locked="0" layoutInCell="1" allowOverlap="1" wp14:anchorId="00FD9C56" wp14:editId="1C634292">
              <wp:simplePos x="0" y="0"/>
              <wp:positionH relativeFrom="page">
                <wp:posOffset>5151120</wp:posOffset>
              </wp:positionH>
              <wp:positionV relativeFrom="page">
                <wp:posOffset>6939915</wp:posOffset>
              </wp:positionV>
              <wp:extent cx="204470" cy="166370"/>
              <wp:effectExtent l="0" t="0" r="0" b="0"/>
              <wp:wrapNone/>
              <wp:docPr id="13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C6CEA" w14:textId="32110260" w:rsidR="000B57B0" w:rsidRDefault="000B57B0">
                          <w:pPr>
                            <w:spacing w:before="12"/>
                            <w:ind w:left="60"/>
                            <w:rPr>
                              <w:sz w:val="20"/>
                            </w:rPr>
                          </w:pPr>
                          <w:r>
                            <w:fldChar w:fldCharType="begin"/>
                          </w:r>
                          <w:r>
                            <w:rPr>
                              <w:sz w:val="20"/>
                            </w:rPr>
                            <w:instrText xml:space="preserve"> PAGE </w:instrText>
                          </w:r>
                          <w:r>
                            <w:fldChar w:fldCharType="separate"/>
                          </w:r>
                          <w:r w:rsidR="00915D11">
                            <w:rPr>
                              <w:noProof/>
                              <w:sz w:val="20"/>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D9C56" id="_x0000_t202" coordsize="21600,21600" o:spt="202" path="m,l,21600r21600,l21600,xe">
              <v:stroke joinstyle="miter"/>
              <v:path gradientshapeok="t" o:connecttype="rect"/>
            </v:shapetype>
            <v:shape id="Text Box 33" o:spid="_x0000_s1055" type="#_x0000_t202" style="position:absolute;margin-left:405.6pt;margin-top:546.45pt;width:16.1pt;height:13.1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nxnsA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" filled="f" stroked="f">
              <v:textbox inset="0,0,0,0">
                <w:txbxContent>
                  <w:p w14:paraId="395C6CEA" w14:textId="32110260" w:rsidR="000B57B0" w:rsidRDefault="000B57B0">
                    <w:pPr>
                      <w:spacing w:before="12"/>
                      <w:ind w:left="60"/>
                      <w:rPr>
                        <w:sz w:val="20"/>
                      </w:rPr>
                    </w:pPr>
                    <w:r>
                      <w:fldChar w:fldCharType="begin"/>
                    </w:r>
                    <w:r>
                      <w:rPr>
                        <w:sz w:val="20"/>
                      </w:rPr>
                      <w:instrText xml:space="preserve"> PAGE </w:instrText>
                    </w:r>
                    <w:r>
                      <w:fldChar w:fldCharType="separate"/>
                    </w:r>
                    <w:r w:rsidR="00915D11">
                      <w:rPr>
                        <w:noProof/>
                        <w:sz w:val="20"/>
                      </w:rPr>
                      <w:t>16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F0C55" w14:textId="6BBF002C" w:rsidR="00015BB1" w:rsidRDefault="00015BB1">
    <w:pPr>
      <w:pStyle w:val="Footer"/>
    </w:pPr>
    <w:ins w:id="815" w:author="Benjamin Meyer" w:date="2023-04-18T10:26:00Z">
      <w:r>
        <w:rPr>
          <w:noProof/>
        </w:rPr>
        <mc:AlternateContent>
          <mc:Choice Requires="wps">
            <w:drawing>
              <wp:anchor distT="0" distB="0" distL="114300" distR="114300" simplePos="0" relativeHeight="251684864" behindDoc="1" locked="0" layoutInCell="1" allowOverlap="1" wp14:anchorId="19769B90" wp14:editId="763A9549">
                <wp:simplePos x="0" y="0"/>
                <wp:positionH relativeFrom="page">
                  <wp:posOffset>5151120</wp:posOffset>
                </wp:positionH>
                <wp:positionV relativeFrom="page">
                  <wp:posOffset>6939915</wp:posOffset>
                </wp:positionV>
                <wp:extent cx="204470" cy="166370"/>
                <wp:effectExtent l="0" t="0" r="0" b="0"/>
                <wp:wrapNone/>
                <wp:docPr id="11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3FFC5" w14:textId="16B2C023" w:rsidR="00015BB1" w:rsidRDefault="00015BB1">
                            <w:pPr>
                              <w:spacing w:before="12"/>
                              <w:ind w:left="60"/>
                              <w:rPr>
                                <w:ins w:id="816" w:author="Benjamin Meyer" w:date="2023-04-18T10:26:00Z"/>
                                <w:sz w:val="20"/>
                              </w:rPr>
                            </w:pPr>
                            <w:ins w:id="817" w:author="Benjamin Meyer" w:date="2023-04-18T10:26:00Z">
                              <w:r>
                                <w:fldChar w:fldCharType="begin"/>
                              </w:r>
                              <w:r>
                                <w:rPr>
                                  <w:sz w:val="20"/>
                                </w:rPr>
                                <w:instrText xml:space="preserve"> PAGE </w:instrText>
                              </w:r>
                              <w:r>
                                <w:fldChar w:fldCharType="separate"/>
                              </w:r>
                            </w:ins>
                            <w:r w:rsidR="000B57B0">
                              <w:rPr>
                                <w:noProof/>
                                <w:sz w:val="20"/>
                              </w:rPr>
                              <w:t>16</w:t>
                            </w:r>
                            <w:ins w:id="818" w:author="Benjamin Meyer" w:date="2023-04-18T10:26:00Z">
                              <w: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769B90" id="_x0000_t202" coordsize="21600,21600" o:spt="202" path="m,l,21600r21600,l21600,xe">
                <v:stroke joinstyle="miter"/>
                <v:path gradientshapeok="t" o:connecttype="rect"/>
              </v:shapetype>
              <v:shape id="_x0000_s1057" type="#_x0000_t202" style="position:absolute;margin-left:405.6pt;margin-top:546.45pt;width:16.1pt;height:13.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gXsAIAALI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" filled="f" stroked="f">
                <v:textbox inset="0,0,0,0">
                  <w:txbxContent>
                    <w:p w14:paraId="1CB3FFC5" w14:textId="16B2C023" w:rsidR="00015BB1" w:rsidRDefault="00015BB1">
                      <w:pPr>
                        <w:spacing w:before="12"/>
                        <w:ind w:left="60"/>
                        <w:rPr>
                          <w:ins w:id="819" w:author="Benjamin Meyer" w:date="2023-04-18T10:26:00Z"/>
                          <w:sz w:val="20"/>
                        </w:rPr>
                      </w:pPr>
                      <w:ins w:id="820" w:author="Benjamin Meyer" w:date="2023-04-18T10:26:00Z">
                        <w:r>
                          <w:fldChar w:fldCharType="begin"/>
                        </w:r>
                        <w:r>
                          <w:rPr>
                            <w:sz w:val="20"/>
                          </w:rPr>
                          <w:instrText xml:space="preserve"> PAGE </w:instrText>
                        </w:r>
                        <w:r>
                          <w:fldChar w:fldCharType="separate"/>
                        </w:r>
                      </w:ins>
                      <w:r w:rsidR="000B57B0">
                        <w:rPr>
                          <w:noProof/>
                          <w:sz w:val="20"/>
                        </w:rPr>
                        <w:t>16</w:t>
                      </w:r>
                      <w:ins w:id="821" w:author="Benjamin Meyer" w:date="2023-04-18T10:26:00Z">
                        <w:r>
                          <w:fldChar w:fldCharType="end"/>
                        </w:r>
                      </w:ins>
                    </w:p>
                  </w:txbxContent>
                </v:textbox>
                <w10:wrap anchorx="page" anchory="page"/>
              </v:shape>
            </w:pict>
          </mc:Fallback>
        </mc:AlternateContent>
      </w:r>
    </w:ins>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F8BA6" w14:textId="510125BB" w:rsidR="00015BB1" w:rsidRDefault="00015BB1">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88F1D" w14:textId="14264DB5" w:rsidR="00015BB1" w:rsidRDefault="00015BB1">
    <w:pPr>
      <w:pStyle w:val="Footer"/>
    </w:pPr>
  </w:p>
  <w:p w14:paraId="75F70DFE" w14:textId="77777777" w:rsidR="00015BB1" w:rsidRDefault="00015BB1">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008" w:author="Benjamin Meyer" w:date="2023-04-18T10:26:00Z"/>
  <w:sdt>
    <w:sdtPr>
      <w:id w:val="-639726638"/>
      <w:docPartObj>
        <w:docPartGallery w:val="Page Numbers (Bottom of Page)"/>
        <w:docPartUnique/>
      </w:docPartObj>
    </w:sdtPr>
    <w:sdtEndPr>
      <w:rPr>
        <w:noProof/>
      </w:rPr>
    </w:sdtEndPr>
    <w:sdtContent>
      <w:customXmlInsRangeEnd w:id="1008"/>
      <w:p w14:paraId="0D8221AD" w14:textId="6A9BA32B" w:rsidR="00015BB1" w:rsidRDefault="00015BB1">
        <w:pPr>
          <w:pStyle w:val="Footer"/>
        </w:pPr>
        <w:ins w:id="1009" w:author="Benjamin Meyer" w:date="2023-04-18T10:26:00Z">
          <w:r>
            <w:fldChar w:fldCharType="begin"/>
          </w:r>
          <w:r>
            <w:instrText xml:space="preserve"> PAGE   \* MERGEFORMAT </w:instrText>
          </w:r>
          <w:r>
            <w:fldChar w:fldCharType="separate"/>
          </w:r>
        </w:ins>
        <w:r w:rsidR="00D92606">
          <w:rPr>
            <w:noProof/>
          </w:rPr>
          <w:t>25</w:t>
        </w:r>
        <w:ins w:id="1010" w:author="Benjamin Meyer" w:date="2023-04-18T10:26:00Z">
          <w:r>
            <w:rPr>
              <w:noProof/>
            </w:rPr>
            <w:fldChar w:fldCharType="end"/>
          </w:r>
        </w:ins>
      </w:p>
      <w:customXmlInsRangeStart w:id="1011" w:author="Benjamin Meyer" w:date="2023-04-18T10:26:00Z"/>
    </w:sdtContent>
  </w:sdt>
  <w:customXmlInsRangeEnd w:id="1011"/>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305" w:author="Benjamin Meyer" w:date="2023-04-18T10:26:00Z"/>
  <w:sdt>
    <w:sdtPr>
      <w:id w:val="617187496"/>
      <w:docPartObj>
        <w:docPartGallery w:val="Page Numbers (Bottom of Page)"/>
        <w:docPartUnique/>
      </w:docPartObj>
    </w:sdtPr>
    <w:sdtEndPr>
      <w:rPr>
        <w:noProof/>
      </w:rPr>
    </w:sdtEndPr>
    <w:sdtContent>
      <w:customXmlInsRangeEnd w:id="1305"/>
      <w:p w14:paraId="60E66DAD" w14:textId="6F2505F6" w:rsidR="00015BB1" w:rsidRDefault="00015BB1">
        <w:pPr>
          <w:pStyle w:val="Footer"/>
        </w:pPr>
        <w:ins w:id="1306" w:author="Benjamin Meyer" w:date="2023-04-18T10:26:00Z">
          <w:r>
            <w:fldChar w:fldCharType="begin"/>
          </w:r>
          <w:r>
            <w:instrText xml:space="preserve"> PAGE   \* MERGEFORMAT </w:instrText>
          </w:r>
          <w:r>
            <w:fldChar w:fldCharType="separate"/>
          </w:r>
        </w:ins>
        <w:r w:rsidR="00D92606">
          <w:rPr>
            <w:noProof/>
          </w:rPr>
          <w:t>37</w:t>
        </w:r>
        <w:ins w:id="1307" w:author="Benjamin Meyer" w:date="2023-04-18T10:26:00Z">
          <w:r>
            <w:rPr>
              <w:noProof/>
            </w:rPr>
            <w:fldChar w:fldCharType="end"/>
          </w:r>
        </w:ins>
      </w:p>
      <w:customXmlInsRangeStart w:id="1308" w:author="Benjamin Meyer" w:date="2023-04-18T10:26:00Z"/>
    </w:sdtContent>
  </w:sdt>
  <w:customXmlInsRangeEnd w:id="130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25EEE" w14:textId="77777777" w:rsidR="00CD7519" w:rsidRDefault="00CD7519" w:rsidP="008E4680">
      <w:r>
        <w:separator/>
      </w:r>
    </w:p>
  </w:footnote>
  <w:footnote w:type="continuationSeparator" w:id="0">
    <w:p w14:paraId="0BBBDD47" w14:textId="77777777" w:rsidR="00CD7519" w:rsidRDefault="00CD7519" w:rsidP="008E4680">
      <w:r>
        <w:continuationSeparator/>
      </w:r>
    </w:p>
  </w:footnote>
  <w:footnote w:type="continuationNotice" w:id="1">
    <w:p w14:paraId="34399358" w14:textId="77777777" w:rsidR="00CD7519" w:rsidRDefault="00CD7519"/>
  </w:footnote>
  <w:footnote w:id="2">
    <w:p w14:paraId="64D994CA" w14:textId="77777777" w:rsidR="00015BB1" w:rsidRDefault="00015BB1" w:rsidP="000A6FC9">
      <w:pPr>
        <w:pStyle w:val="FootnoteText"/>
        <w:rPr>
          <w:ins w:id="650" w:author="Benjamin Meyer" w:date="2023-04-18T10:26:00Z"/>
        </w:rPr>
      </w:pPr>
      <w:ins w:id="651" w:author="Benjamin Meyer" w:date="2023-04-18T10:26:00Z">
        <w:r>
          <w:rPr>
            <w:rStyle w:val="FootnoteReference"/>
          </w:rPr>
          <w:footnoteRef/>
        </w:r>
        <w:r>
          <w:t xml:space="preserve"> Kenai Watershed Forum has been this contractor from 2000 – present.</w:t>
        </w:r>
      </w:ins>
    </w:p>
  </w:footnote>
  <w:footnote w:id="3">
    <w:p w14:paraId="7F546057" w14:textId="768B7645" w:rsidR="000B57B0" w:rsidRPr="000B57B0" w:rsidRDefault="000B57B0"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w:t>
      </w:r>
      <w:ins w:id="801" w:author="Benjamin Meyer" w:date="2023-04-18T14:14:00Z">
        <w:r w:rsidR="00D36D78" w:rsidRPr="000B57B0">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ins>
    </w:p>
  </w:footnote>
  <w:footnote w:id="4">
    <w:p w14:paraId="1269D5E2" w14:textId="77777777" w:rsidR="00015BB1" w:rsidRPr="00FB6763" w:rsidRDefault="00015BB1" w:rsidP="000A6FC9">
      <w:pPr>
        <w:pStyle w:val="pf0"/>
        <w:rPr>
          <w:ins w:id="829" w:author="Benjamin Meyer" w:date="2023-04-18T10:26:00Z"/>
        </w:rPr>
      </w:pPr>
      <w:ins w:id="830" w:author="Benjamin Meyer" w:date="2023-04-18T10:26:00Z">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ins>
    </w:p>
  </w:footnote>
  <w:footnote w:id="5">
    <w:p w14:paraId="09B0853F" w14:textId="77777777" w:rsidR="00015BB1" w:rsidRPr="00FB6763" w:rsidRDefault="00015BB1" w:rsidP="000A6FC9">
      <w:pPr>
        <w:pStyle w:val="pf0"/>
        <w:rPr>
          <w:ins w:id="856" w:author="Benjamin Meyer" w:date="2023-04-18T10:26:00Z"/>
        </w:rPr>
      </w:pPr>
      <w:ins w:id="857" w:author="Benjamin Meyer" w:date="2023-04-18T10:26:00Z">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ins>
    </w:p>
  </w:footnote>
  <w:footnote w:id="6">
    <w:p w14:paraId="30D757B8" w14:textId="77777777" w:rsidR="00015BB1" w:rsidRPr="00D36D78" w:rsidRDefault="00015BB1" w:rsidP="008E4680">
      <w:pPr>
        <w:pStyle w:val="FootnoteText"/>
        <w:rPr>
          <w:del w:id="859" w:author="Benjamin Meyer" w:date="2023-04-18T10:26:00Z"/>
          <w:rFonts w:ascii="Times New Roman" w:hAnsi="Times New Roman"/>
          <w:sz w:val="22"/>
          <w:szCs w:val="22"/>
        </w:rPr>
      </w:pPr>
      <w:del w:id="860" w:author="Benjamin Meyer" w:date="2023-04-18T10:26:00Z">
        <w:r w:rsidRPr="00D36D78">
          <w:rPr>
            <w:rStyle w:val="FootnoteReference"/>
            <w:rFonts w:ascii="Times New Roman" w:hAnsi="Times New Roman"/>
            <w:sz w:val="22"/>
            <w:szCs w:val="22"/>
          </w:rPr>
          <w:delText>*</w:delText>
        </w:r>
        <w:r w:rsidRPr="00D36D78">
          <w:rPr>
            <w:rFonts w:ascii="Times New Roman" w:hAnsi="Times New Roman"/>
            <w:sz w:val="22"/>
            <w:szCs w:val="22"/>
          </w:rPr>
          <w:delText xml:space="preserve"> All measurements used to calculate precision / RPD must be above limit of quantitation (LOQ) and/or reporting limit (RL)</w:delText>
        </w:r>
      </w:del>
    </w:p>
  </w:footnote>
  <w:footnote w:id="7">
    <w:p w14:paraId="504CF0C1" w14:textId="10E68800" w:rsidR="00015BB1" w:rsidRPr="00B35F53" w:rsidRDefault="00015BB1"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ins w:id="876" w:author="Benjamin Meyer" w:date="2023-04-18T10:26:00Z">
        <w:r w:rsidRPr="00D36D78">
          <w:rPr>
            <w:rStyle w:val="cf01"/>
            <w:rFonts w:ascii="Times New Roman" w:hAnsi="Times New Roman" w:cs="Times New Roman"/>
            <w:sz w:val="22"/>
            <w:szCs w:val="22"/>
          </w:rPr>
          <w:t>To use</w:t>
        </w:r>
      </w:ins>
      <w:del w:id="877" w:author="Benjamin Meyer" w:date="2023-04-18T10:26:00Z">
        <w:r w:rsidRPr="00D36D78">
          <w:rPr>
            <w:rFonts w:ascii="Times New Roman" w:hAnsi="Times New Roman"/>
            <w:sz w:val="22"/>
            <w:szCs w:val="22"/>
          </w:rPr>
          <w:delText>All</w:delText>
        </w:r>
      </w:del>
      <w:r w:rsidRPr="00D36D78">
        <w:rPr>
          <w:rFonts w:ascii="Times New Roman" w:hAnsi="Times New Roman"/>
          <w:sz w:val="22"/>
          <w:szCs w:val="22"/>
        </w:rPr>
        <w:t xml:space="preserve"> measurements </w:t>
      </w:r>
      <w:ins w:id="878" w:author="Benjamin Meyer" w:date="2023-04-18T10:26:00Z">
        <w:r w:rsidRPr="00D36D78">
          <w:rPr>
            <w:rStyle w:val="cf01"/>
            <w:rFonts w:ascii="Times New Roman" w:hAnsi="Times New Roman" w:cs="Times New Roman"/>
            <w:sz w:val="22"/>
            <w:szCs w:val="22"/>
          </w:rPr>
          <w:t>for</w:t>
        </w:r>
      </w:ins>
      <w:del w:id="879" w:author="Benjamin Meyer" w:date="2023-04-18T10:26:00Z">
        <w:r w:rsidRPr="00D36D78">
          <w:rPr>
            <w:rFonts w:ascii="Times New Roman" w:hAnsi="Times New Roman"/>
            <w:sz w:val="22"/>
            <w:szCs w:val="22"/>
          </w:rPr>
          <w:delText>used to calculate precision /</w:delText>
        </w:r>
      </w:del>
      <w:r w:rsidRPr="00D36D78">
        <w:rPr>
          <w:rFonts w:ascii="Times New Roman" w:hAnsi="Times New Roman"/>
          <w:sz w:val="22"/>
          <w:szCs w:val="22"/>
        </w:rPr>
        <w:t xml:space="preserve"> RPD </w:t>
      </w:r>
      <w:ins w:id="880" w:author="Benjamin Meyer" w:date="2023-04-18T10:26:00Z">
        <w:r w:rsidRPr="00D36D78">
          <w:rPr>
            <w:rStyle w:val="cf01"/>
            <w:rFonts w:ascii="Times New Roman" w:hAnsi="Times New Roman" w:cs="Times New Roman"/>
            <w:sz w:val="22"/>
            <w:szCs w:val="22"/>
          </w:rPr>
          <w:t xml:space="preserve">calculations: one or both of the measurements </w:t>
        </w:r>
      </w:ins>
      <w:r w:rsidRPr="00D36D78">
        <w:rPr>
          <w:rFonts w:ascii="Times New Roman" w:hAnsi="Times New Roman"/>
          <w:sz w:val="22"/>
          <w:szCs w:val="22"/>
        </w:rPr>
        <w:t xml:space="preserve">must be above </w:t>
      </w:r>
      <w:ins w:id="881" w:author="Benjamin Meyer" w:date="2023-04-18T10:26:00Z">
        <w:r w:rsidRPr="00D36D78">
          <w:rPr>
            <w:rStyle w:val="cf01"/>
            <w:rFonts w:ascii="Times New Roman" w:hAnsi="Times New Roman" w:cs="Times New Roman"/>
            <w:sz w:val="22"/>
            <w:szCs w:val="22"/>
          </w:rPr>
          <w:t xml:space="preserve">the parameters </w:t>
        </w:r>
      </w:ins>
      <w:r w:rsidRPr="00D36D78">
        <w:rPr>
          <w:rFonts w:ascii="Times New Roman" w:hAnsi="Times New Roman"/>
          <w:sz w:val="22"/>
          <w:szCs w:val="22"/>
        </w:rPr>
        <w:t>limit of quantitation (LOQ) and/or reporting limit (RL</w:t>
      </w:r>
      <w:ins w:id="882" w:author="Benjamin Meyer" w:date="2023-04-18T10:26:00Z">
        <w:r w:rsidRPr="00D36D78">
          <w:rPr>
            <w:rStyle w:val="cf01"/>
            <w:rFonts w:ascii="Times New Roman" w:hAnsi="Times New Roman" w:cs="Times New Roman"/>
            <w:sz w:val="22"/>
            <w:szCs w:val="22"/>
          </w:rPr>
          <w:t>), and one or both of the measurements must be at least two times the LOQ.</w:t>
        </w:r>
      </w:ins>
    </w:p>
  </w:footnote>
  <w:footnote w:id="8">
    <w:p w14:paraId="32BCFDD2" w14:textId="77777777" w:rsidR="00015BB1" w:rsidRPr="00EA6E5A" w:rsidRDefault="00015BB1"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F6986" w14:textId="77777777" w:rsidR="00015BB1" w:rsidRDefault="00015BB1" w:rsidP="00816966">
    <w:pPr>
      <w:pStyle w:val="Header"/>
      <w:jc w:val="right"/>
      <w:rPr>
        <w:ins w:id="76" w:author="Benjamin Meyer" w:date="2023-04-18T10:26:00Z"/>
        <w:sz w:val="18"/>
      </w:rPr>
    </w:pPr>
    <w:ins w:id="77" w:author="Benjamin Meyer" w:date="2023-04-18T10:26:00Z">
      <w:r>
        <w:rPr>
          <w:sz w:val="18"/>
        </w:rPr>
        <w:t>Kenai River Water Quality Monitoring</w:t>
      </w:r>
      <w:r>
        <w:rPr>
          <w:spacing w:val="-13"/>
          <w:sz w:val="18"/>
        </w:rPr>
        <w:t xml:space="preserve"> </w:t>
      </w:r>
      <w:r>
        <w:rPr>
          <w:sz w:val="18"/>
        </w:rPr>
        <w:t>Program</w:t>
      </w:r>
    </w:ins>
  </w:p>
  <w:p w14:paraId="4A60176A" w14:textId="77777777" w:rsidR="00015BB1" w:rsidRDefault="00015BB1" w:rsidP="00816966">
    <w:pPr>
      <w:pStyle w:val="Header"/>
      <w:jc w:val="right"/>
      <w:rPr>
        <w:ins w:id="78" w:author="Benjamin Meyer" w:date="2023-04-18T10:26:00Z"/>
      </w:rPr>
    </w:pPr>
    <w:ins w:id="79" w:author="Benjamin Meyer" w:date="2023-04-18T10:26:00Z">
      <w:r>
        <w:rPr>
          <w:sz w:val="18"/>
        </w:rPr>
        <w:t>March 2023 QAPP v4</w:t>
      </w:r>
    </w:ins>
  </w:p>
  <w:p w14:paraId="636F2043" w14:textId="77777777" w:rsidR="00015BB1" w:rsidRDefault="00015BB1">
    <w:pPr>
      <w:pStyle w:val="Header"/>
      <w:rPr>
        <w:ins w:id="80" w:author="Benjamin Meyer" w:date="2023-04-18T10:26:00Z"/>
      </w:rPr>
    </w:pPr>
  </w:p>
  <w:p w14:paraId="712A2B91" w14:textId="77777777" w:rsidR="00015BB1" w:rsidRDefault="00015BB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015BB1" w:rsidRPr="00447864" w:rsidRDefault="00015BB1" w:rsidP="00816966">
    <w:pPr>
      <w:pStyle w:val="Header"/>
      <w:jc w:val="center"/>
      <w:rPr>
        <w:ins w:id="1585" w:author="Benjamin Meyer" w:date="2023-04-18T10:26:00Z"/>
        <w:i/>
        <w:sz w:val="20"/>
      </w:rPr>
    </w:pPr>
    <w:ins w:id="1586" w:author="Benjamin Meyer" w:date="2023-04-18T10:26:00Z">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015BB1" w:rsidRDefault="00015BB1" w:rsidP="00816966">
                            <w:pPr>
                              <w:spacing w:before="12"/>
                              <w:ind w:left="20"/>
                              <w:jc w:val="right"/>
                              <w:rPr>
                                <w:ins w:id="1587" w:author="Benjamin Meyer" w:date="2023-04-18T10:26:00Z"/>
                                <w:sz w:val="18"/>
                              </w:rPr>
                            </w:pPr>
                            <w:ins w:id="1588" w:author="Benjamin Meyer" w:date="2023-04-18T10:26:00Z">
                              <w:r>
                                <w:rPr>
                                  <w:sz w:val="18"/>
                                </w:rPr>
                                <w:t>Kenai River Water Quality Monitoring</w:t>
                              </w:r>
                              <w:r>
                                <w:rPr>
                                  <w:spacing w:val="-13"/>
                                  <w:sz w:val="18"/>
                                </w:rPr>
                                <w:t xml:space="preserve"> </w:t>
                              </w:r>
                              <w:r>
                                <w:rPr>
                                  <w:sz w:val="18"/>
                                </w:rPr>
                                <w:t>Program</w:t>
                              </w:r>
                            </w:ins>
                          </w:p>
                          <w:p w14:paraId="3B18B544" w14:textId="77777777" w:rsidR="00015BB1" w:rsidRDefault="00015BB1" w:rsidP="00816966">
                            <w:pPr>
                              <w:spacing w:before="1"/>
                              <w:ind w:left="1843"/>
                              <w:jc w:val="right"/>
                              <w:rPr>
                                <w:ins w:id="1589" w:author="Benjamin Meyer" w:date="2023-04-18T10:26:00Z"/>
                                <w:sz w:val="18"/>
                              </w:rPr>
                            </w:pPr>
                            <w:ins w:id="1590"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62"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pO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sYlu9LsT&#10;5SMoWAoQGMgUJh8YtZDfMephiqRYfTsQSTFq3nN4BWbkTIacjN1kEF7A1RRrjEZzo8fRdOgk29eA&#10;PL4zLm7gpVTMivgpi9P7gslguZymmBk9l//W62nWrn8B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GMcak6zAgAAswUA&#10;AA4AAAAAAAAAAAAAAAAALgIAAGRycy9lMm9Eb2MueG1sUEsBAi0AFAAGAAgAAAAhAGbkgZnfAAAA&#10;CwEAAA8AAAAAAAAAAAAAAAAADQUAAGRycy9kb3ducmV2LnhtbFBLBQYAAAAABAAEAPMAAAAZBgAA&#10;AAA=&#10;" filled="f" stroked="f">
                <v:textbox inset="0,0,0,0">
                  <w:txbxContent>
                    <w:p w14:paraId="7DA4ECAD" w14:textId="77777777" w:rsidR="00015BB1" w:rsidRDefault="00015BB1" w:rsidP="00816966">
                      <w:pPr>
                        <w:spacing w:before="12"/>
                        <w:ind w:left="20"/>
                        <w:jc w:val="right"/>
                        <w:rPr>
                          <w:ins w:id="1591" w:author="Benjamin Meyer" w:date="2023-04-18T10:26:00Z"/>
                          <w:sz w:val="18"/>
                        </w:rPr>
                      </w:pPr>
                      <w:ins w:id="1592" w:author="Benjamin Meyer" w:date="2023-04-18T10:26:00Z">
                        <w:r>
                          <w:rPr>
                            <w:sz w:val="18"/>
                          </w:rPr>
                          <w:t>Kenai River Water Quality Monitoring</w:t>
                        </w:r>
                        <w:r>
                          <w:rPr>
                            <w:spacing w:val="-13"/>
                            <w:sz w:val="18"/>
                          </w:rPr>
                          <w:t xml:space="preserve"> </w:t>
                        </w:r>
                        <w:r>
                          <w:rPr>
                            <w:sz w:val="18"/>
                          </w:rPr>
                          <w:t>Program</w:t>
                        </w:r>
                      </w:ins>
                    </w:p>
                    <w:p w14:paraId="3B18B544" w14:textId="77777777" w:rsidR="00015BB1" w:rsidRDefault="00015BB1" w:rsidP="00816966">
                      <w:pPr>
                        <w:spacing w:before="1"/>
                        <w:ind w:left="1843"/>
                        <w:jc w:val="right"/>
                        <w:rPr>
                          <w:ins w:id="1593" w:author="Benjamin Meyer" w:date="2023-04-18T10:26:00Z"/>
                          <w:sz w:val="18"/>
                        </w:rPr>
                      </w:pPr>
                      <w:ins w:id="1594" w:author="Benjamin Meyer" w:date="2023-04-18T10:26:00Z">
                        <w:r>
                          <w:rPr>
                            <w:sz w:val="18"/>
                          </w:rPr>
                          <w:t>March 2023, QAPP</w:t>
                        </w:r>
                        <w:r>
                          <w:rPr>
                            <w:spacing w:val="-5"/>
                            <w:sz w:val="18"/>
                          </w:rPr>
                          <w:t xml:space="preserve"> </w:t>
                        </w:r>
                        <w:r>
                          <w:rPr>
                            <w:sz w:val="18"/>
                          </w:rPr>
                          <w:t>v4</w:t>
                        </w:r>
                      </w:ins>
                    </w:p>
                  </w:txbxContent>
                </v:textbox>
                <w10:wrap anchorx="page" anchory="page"/>
              </v:shape>
            </w:pict>
          </mc:Fallback>
        </mc:AlternateContent>
      </w:r>
    </w:ins>
  </w:p>
  <w:p w14:paraId="412527AD" w14:textId="77777777" w:rsidR="00015BB1" w:rsidRDefault="00015BB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015BB1" w:rsidRDefault="00015BB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015BB1" w:rsidRDefault="00015BB1">
    <w:pPr>
      <w:pStyle w:val="Header"/>
    </w:pPr>
    <w:ins w:id="1688" w:author="Benjamin Meyer" w:date="2023-04-18T10:26:00Z">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015BB1" w:rsidRDefault="00015BB1" w:rsidP="00816966">
                            <w:pPr>
                              <w:spacing w:before="12"/>
                              <w:ind w:left="20"/>
                              <w:jc w:val="right"/>
                              <w:rPr>
                                <w:ins w:id="1689" w:author="Benjamin Meyer" w:date="2023-04-18T10:26:00Z"/>
                                <w:sz w:val="18"/>
                              </w:rPr>
                            </w:pPr>
                            <w:ins w:id="1690" w:author="Benjamin Meyer" w:date="2023-04-18T10:26:00Z">
                              <w:r>
                                <w:rPr>
                                  <w:sz w:val="18"/>
                                </w:rPr>
                                <w:t>Kenai River Water Quality Monitoring</w:t>
                              </w:r>
                              <w:r>
                                <w:rPr>
                                  <w:spacing w:val="-13"/>
                                  <w:sz w:val="18"/>
                                </w:rPr>
                                <w:t xml:space="preserve"> </w:t>
                              </w:r>
                              <w:r>
                                <w:rPr>
                                  <w:sz w:val="18"/>
                                </w:rPr>
                                <w:t>Program</w:t>
                              </w:r>
                            </w:ins>
                          </w:p>
                          <w:p w14:paraId="7C8AA1F4" w14:textId="77777777" w:rsidR="00015BB1" w:rsidRDefault="00015BB1" w:rsidP="00816966">
                            <w:pPr>
                              <w:spacing w:before="1"/>
                              <w:ind w:left="1843"/>
                              <w:jc w:val="right"/>
                              <w:rPr>
                                <w:ins w:id="1691" w:author="Benjamin Meyer" w:date="2023-04-18T10:26:00Z"/>
                                <w:sz w:val="18"/>
                              </w:rPr>
                            </w:pPr>
                            <w:ins w:id="1692"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63"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" filled="f" stroked="f">
                <v:textbox inset="0,0,0,0">
                  <w:txbxContent>
                    <w:p w14:paraId="6A593D1E" w14:textId="77777777" w:rsidR="00015BB1" w:rsidRDefault="00015BB1" w:rsidP="00816966">
                      <w:pPr>
                        <w:spacing w:before="12"/>
                        <w:ind w:left="20"/>
                        <w:jc w:val="right"/>
                        <w:rPr>
                          <w:ins w:id="1693" w:author="Benjamin Meyer" w:date="2023-04-18T10:26:00Z"/>
                          <w:sz w:val="18"/>
                        </w:rPr>
                      </w:pPr>
                      <w:ins w:id="1694" w:author="Benjamin Meyer" w:date="2023-04-18T10:26:00Z">
                        <w:r>
                          <w:rPr>
                            <w:sz w:val="18"/>
                          </w:rPr>
                          <w:t>Kenai River Water Quality Monitoring</w:t>
                        </w:r>
                        <w:r>
                          <w:rPr>
                            <w:spacing w:val="-13"/>
                            <w:sz w:val="18"/>
                          </w:rPr>
                          <w:t xml:space="preserve"> </w:t>
                        </w:r>
                        <w:r>
                          <w:rPr>
                            <w:sz w:val="18"/>
                          </w:rPr>
                          <w:t>Program</w:t>
                        </w:r>
                      </w:ins>
                    </w:p>
                    <w:p w14:paraId="7C8AA1F4" w14:textId="77777777" w:rsidR="00015BB1" w:rsidRDefault="00015BB1" w:rsidP="00816966">
                      <w:pPr>
                        <w:spacing w:before="1"/>
                        <w:ind w:left="1843"/>
                        <w:jc w:val="right"/>
                        <w:rPr>
                          <w:ins w:id="1695" w:author="Benjamin Meyer" w:date="2023-04-18T10:26:00Z"/>
                          <w:sz w:val="18"/>
                        </w:rPr>
                      </w:pPr>
                      <w:ins w:id="1696" w:author="Benjamin Meyer" w:date="2023-04-18T10:26:00Z">
                        <w:r>
                          <w:rPr>
                            <w:sz w:val="18"/>
                          </w:rPr>
                          <w:t>March 2023, QAPP</w:t>
                        </w:r>
                        <w:r>
                          <w:rPr>
                            <w:spacing w:val="-5"/>
                            <w:sz w:val="18"/>
                          </w:rPr>
                          <w:t xml:space="preserve"> </w:t>
                        </w:r>
                        <w:r>
                          <w:rPr>
                            <w:sz w:val="18"/>
                          </w:rPr>
                          <w:t>v4</w:t>
                        </w:r>
                      </w:ins>
                    </w:p>
                  </w:txbxContent>
                </v:textbox>
                <w10:wrap anchorx="margin" anchory="page"/>
              </v:shape>
            </w:pict>
          </mc:Fallback>
        </mc:AlternateContent>
      </w:r>
    </w:ins>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14A6" w14:textId="14932E19" w:rsidR="00015BB1" w:rsidRDefault="00015BB1">
    <w:pPr>
      <w:pStyle w:val="Header"/>
    </w:pPr>
    <w:ins w:id="1701" w:author="Benjamin Meyer" w:date="2023-04-18T10:26:00Z">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015BB1" w:rsidRDefault="00015BB1" w:rsidP="00816966">
                            <w:pPr>
                              <w:spacing w:before="12"/>
                              <w:ind w:left="20"/>
                              <w:jc w:val="right"/>
                              <w:rPr>
                                <w:ins w:id="1702" w:author="Benjamin Meyer" w:date="2023-04-18T10:26:00Z"/>
                                <w:sz w:val="18"/>
                              </w:rPr>
                            </w:pPr>
                            <w:ins w:id="1703" w:author="Benjamin Meyer" w:date="2023-04-18T10:26:00Z">
                              <w:r>
                                <w:rPr>
                                  <w:sz w:val="18"/>
                                </w:rPr>
                                <w:t>Kenai River Water Quality Monitoring</w:t>
                              </w:r>
                              <w:r>
                                <w:rPr>
                                  <w:spacing w:val="-13"/>
                                  <w:sz w:val="18"/>
                                </w:rPr>
                                <w:t xml:space="preserve"> </w:t>
                              </w:r>
                              <w:r>
                                <w:rPr>
                                  <w:sz w:val="18"/>
                                </w:rPr>
                                <w:t>Program</w:t>
                              </w:r>
                            </w:ins>
                          </w:p>
                          <w:p w14:paraId="7F5C09CB" w14:textId="77777777" w:rsidR="00015BB1" w:rsidRDefault="00015BB1" w:rsidP="00816966">
                            <w:pPr>
                              <w:spacing w:before="1"/>
                              <w:ind w:left="1843"/>
                              <w:jc w:val="right"/>
                              <w:rPr>
                                <w:ins w:id="1704" w:author="Benjamin Meyer" w:date="2023-04-18T10:26:00Z"/>
                                <w:sz w:val="18"/>
                              </w:rPr>
                            </w:pPr>
                            <w:ins w:id="1705"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64"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SS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h/FxWDkbAW9F&#10;+QQSlgIUBjqF0QdGLeR3jHoYIylW3/ZEUoya9xyegZk5kyEnYzsZhBdwNcUao9Fc63E27TvJdjUg&#10;jw+Ni1t4KhWzKn7O4vjAYDRYMscxZmbP+b/1eh62q18A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KtwxJKzAgAAtAUA&#10;AA4AAAAAAAAAAAAAAAAALgIAAGRycy9lMm9Eb2MueG1sUEsBAi0AFAAGAAgAAAAhAL/fydjfAAAA&#10;CgEAAA8AAAAAAAAAAAAAAAAADQUAAGRycy9kb3ducmV2LnhtbFBLBQYAAAAABAAEAPMAAAAZBgAA&#10;AAA=&#10;" filled="f" stroked="f">
                <v:textbox inset="0,0,0,0">
                  <w:txbxContent>
                    <w:p w14:paraId="37C0ED4A" w14:textId="77777777" w:rsidR="00015BB1" w:rsidRDefault="00015BB1" w:rsidP="00816966">
                      <w:pPr>
                        <w:spacing w:before="12"/>
                        <w:ind w:left="20"/>
                        <w:jc w:val="right"/>
                        <w:rPr>
                          <w:ins w:id="1706" w:author="Benjamin Meyer" w:date="2023-04-18T10:26:00Z"/>
                          <w:sz w:val="18"/>
                        </w:rPr>
                      </w:pPr>
                      <w:ins w:id="1707" w:author="Benjamin Meyer" w:date="2023-04-18T10:26:00Z">
                        <w:r>
                          <w:rPr>
                            <w:sz w:val="18"/>
                          </w:rPr>
                          <w:t>Kenai River Water Quality Monitoring</w:t>
                        </w:r>
                        <w:r>
                          <w:rPr>
                            <w:spacing w:val="-13"/>
                            <w:sz w:val="18"/>
                          </w:rPr>
                          <w:t xml:space="preserve"> </w:t>
                        </w:r>
                        <w:r>
                          <w:rPr>
                            <w:sz w:val="18"/>
                          </w:rPr>
                          <w:t>Program</w:t>
                        </w:r>
                      </w:ins>
                    </w:p>
                    <w:p w14:paraId="7F5C09CB" w14:textId="77777777" w:rsidR="00015BB1" w:rsidRDefault="00015BB1" w:rsidP="00816966">
                      <w:pPr>
                        <w:spacing w:before="1"/>
                        <w:ind w:left="1843"/>
                        <w:jc w:val="right"/>
                        <w:rPr>
                          <w:ins w:id="1708" w:author="Benjamin Meyer" w:date="2023-04-18T10:26:00Z"/>
                          <w:sz w:val="18"/>
                        </w:rPr>
                      </w:pPr>
                      <w:ins w:id="1709" w:author="Benjamin Meyer" w:date="2023-04-18T10:26:00Z">
                        <w:r>
                          <w:rPr>
                            <w:sz w:val="18"/>
                          </w:rPr>
                          <w:t>March 2023, QAPP</w:t>
                        </w:r>
                        <w:r>
                          <w:rPr>
                            <w:spacing w:val="-5"/>
                            <w:sz w:val="18"/>
                          </w:rPr>
                          <w:t xml:space="preserve"> </w:t>
                        </w:r>
                        <w:r>
                          <w:rPr>
                            <w:sz w:val="18"/>
                          </w:rPr>
                          <w:t>v4</w:t>
                        </w:r>
                      </w:ins>
                    </w:p>
                  </w:txbxContent>
                </v:textbox>
                <w10:wrap anchorx="margin" anchory="page"/>
              </v:shape>
            </w:pict>
          </mc:Fallback>
        </mc:AlternateContent>
      </w:r>
    </w:ins>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015BB1" w:rsidRDefault="00015BB1">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77777777" w:rsidR="00015BB1" w:rsidRDefault="00015BB1" w:rsidP="00816966">
                          <w:pPr>
                            <w:spacing w:before="1"/>
                            <w:ind w:left="1843"/>
                            <w:jc w:val="right"/>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65"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oe8swIAALM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vwAxPeCHgr&#10;yieQsBSgMNApTD4waiG/Y9TDFEmx+rYnkmLUvOfwDMzImQw5GdvJILyAqynWGI3mWo+jad9JtqsB&#10;eXxoXNzCU6mYVfFzFscHBpPBFnOcYmb0nP9br+dZu/oF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Dt8oe8swIAALMFAAAO&#10;AAAAAAAAAAAAAAAAAC4CAABkcnMvZTJvRG9jLnhtbFBLAQItABQABgAIAAAAIQDM/QYW3QAAAAcB&#10;AAAPAAAAAAAAAAAAAAAAAA0FAABkcnMvZG93bnJldi54bWxQSwUGAAAAAAQABADzAAAAFwYAAAAA&#10;" filled="f" stroked="f">
              <v:textbox inset="0,0,0,0">
                <w:txbxContent>
                  <w:p w14:paraId="6576CDB3" w14:textId="77777777" w:rsidR="00015BB1" w:rsidRDefault="00015BB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77777777" w:rsidR="00015BB1" w:rsidRDefault="00015BB1" w:rsidP="00816966">
                    <w:pPr>
                      <w:spacing w:before="1"/>
                      <w:ind w:left="1843"/>
                      <w:jc w:val="right"/>
                      <w:rPr>
                        <w:sz w:val="18"/>
                      </w:rPr>
                    </w:pPr>
                    <w:r>
                      <w:rPr>
                        <w:sz w:val="18"/>
                      </w:rPr>
                      <w:t>March 2023, QAPP</w:t>
                    </w:r>
                    <w:r>
                      <w:rPr>
                        <w:spacing w:val="-5"/>
                        <w:sz w:val="18"/>
                      </w:rPr>
                      <w:t xml:space="preserve"> </w:t>
                    </w:r>
                    <w:r>
                      <w:rPr>
                        <w:sz w:val="18"/>
                      </w:rPr>
                      <w:t>v4</w:t>
                    </w:r>
                  </w:p>
                </w:txbxContent>
              </v:textbox>
              <w10:wrap anchorx="margin"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015BB1" w:rsidRDefault="00015BB1">
    <w:pPr>
      <w:pStyle w:val="BodyText"/>
      <w:spacing w:line="14" w:lineRule="auto"/>
      <w:rPr>
        <w:sz w:val="2"/>
      </w:rPr>
    </w:pPr>
    <w:ins w:id="1750" w:author="Benjamin Meyer" w:date="2023-04-18T10:26:00Z">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015BB1" w:rsidRDefault="00015BB1" w:rsidP="00816966">
                            <w:pPr>
                              <w:spacing w:before="12"/>
                              <w:ind w:left="20"/>
                              <w:jc w:val="right"/>
                              <w:rPr>
                                <w:ins w:id="1751" w:author="Benjamin Meyer" w:date="2023-04-18T10:26:00Z"/>
                                <w:sz w:val="18"/>
                              </w:rPr>
                            </w:pPr>
                            <w:ins w:id="1752" w:author="Benjamin Meyer" w:date="2023-04-18T10:26:00Z">
                              <w:r>
                                <w:rPr>
                                  <w:sz w:val="18"/>
                                </w:rPr>
                                <w:t>Kenai River Water Quality Monitoring</w:t>
                              </w:r>
                              <w:r>
                                <w:rPr>
                                  <w:spacing w:val="-13"/>
                                  <w:sz w:val="18"/>
                                </w:rPr>
                                <w:t xml:space="preserve"> </w:t>
                              </w:r>
                              <w:r>
                                <w:rPr>
                                  <w:sz w:val="18"/>
                                </w:rPr>
                                <w:t>Program</w:t>
                              </w:r>
                            </w:ins>
                          </w:p>
                          <w:p w14:paraId="090D2C6B" w14:textId="77777777" w:rsidR="00015BB1" w:rsidRDefault="00015BB1" w:rsidP="00816966">
                            <w:pPr>
                              <w:spacing w:before="1"/>
                              <w:ind w:left="1843"/>
                              <w:jc w:val="right"/>
                              <w:rPr>
                                <w:ins w:id="1753" w:author="Benjamin Meyer" w:date="2023-04-18T10:26:00Z"/>
                                <w:sz w:val="18"/>
                              </w:rPr>
                            </w:pPr>
                            <w:ins w:id="1754"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66"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Si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" filled="f" stroked="f">
                <v:textbox inset="0,0,0,0">
                  <w:txbxContent>
                    <w:p w14:paraId="1CC6934A" w14:textId="77777777" w:rsidR="00015BB1" w:rsidRDefault="00015BB1" w:rsidP="00816966">
                      <w:pPr>
                        <w:spacing w:before="12"/>
                        <w:ind w:left="20"/>
                        <w:jc w:val="right"/>
                        <w:rPr>
                          <w:ins w:id="1755" w:author="Benjamin Meyer" w:date="2023-04-18T10:26:00Z"/>
                          <w:sz w:val="18"/>
                        </w:rPr>
                      </w:pPr>
                      <w:ins w:id="1756" w:author="Benjamin Meyer" w:date="2023-04-18T10:26:00Z">
                        <w:r>
                          <w:rPr>
                            <w:sz w:val="18"/>
                          </w:rPr>
                          <w:t>Kenai River Water Quality Monitoring</w:t>
                        </w:r>
                        <w:r>
                          <w:rPr>
                            <w:spacing w:val="-13"/>
                            <w:sz w:val="18"/>
                          </w:rPr>
                          <w:t xml:space="preserve"> </w:t>
                        </w:r>
                        <w:r>
                          <w:rPr>
                            <w:sz w:val="18"/>
                          </w:rPr>
                          <w:t>Program</w:t>
                        </w:r>
                      </w:ins>
                    </w:p>
                    <w:p w14:paraId="090D2C6B" w14:textId="77777777" w:rsidR="00015BB1" w:rsidRDefault="00015BB1" w:rsidP="00816966">
                      <w:pPr>
                        <w:spacing w:before="1"/>
                        <w:ind w:left="1843"/>
                        <w:jc w:val="right"/>
                        <w:rPr>
                          <w:ins w:id="1757" w:author="Benjamin Meyer" w:date="2023-04-18T10:26:00Z"/>
                          <w:sz w:val="18"/>
                        </w:rPr>
                      </w:pPr>
                      <w:ins w:id="1758" w:author="Benjamin Meyer" w:date="2023-04-18T10:26:00Z">
                        <w:r>
                          <w:rPr>
                            <w:sz w:val="18"/>
                          </w:rPr>
                          <w:t>March 2023, QAPP</w:t>
                        </w:r>
                        <w:r>
                          <w:rPr>
                            <w:spacing w:val="-5"/>
                            <w:sz w:val="18"/>
                          </w:rPr>
                          <w:t xml:space="preserve"> </w:t>
                        </w:r>
                        <w:r>
                          <w:rPr>
                            <w:sz w:val="18"/>
                          </w:rPr>
                          <w:t>v4</w:t>
                        </w:r>
                      </w:ins>
                    </w:p>
                  </w:txbxContent>
                </v:textbox>
                <w10:wrap anchorx="margin" anchory="page"/>
              </v:shape>
            </w:pict>
          </mc:Fallback>
        </mc:AlternateContent>
      </w:r>
    </w:ins>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77777777" w:rsidR="00015BB1" w:rsidRDefault="00015BB1">
    <w:pPr>
      <w:pStyle w:val="BodyText"/>
      <w:spacing w:line="14" w:lineRule="auto"/>
      <w:rPr>
        <w:sz w:val="2"/>
      </w:rPr>
    </w:pPr>
    <w:del w:id="1788" w:author="Benjamin Meyer" w:date="2023-04-18T10:26:00Z">
      <w:r>
        <w:rPr>
          <w:noProof/>
        </w:rPr>
        <mc:AlternateContent>
          <mc:Choice Requires="wps">
            <w:drawing>
              <wp:anchor distT="0" distB="0" distL="114300" distR="114300" simplePos="0" relativeHeight="251678720" behindDoc="1" locked="0" layoutInCell="1" allowOverlap="1" wp14:anchorId="1DFADB8E" wp14:editId="3BC59022">
                <wp:simplePos x="0" y="0"/>
                <wp:positionH relativeFrom="margin">
                  <wp:posOffset>6248400</wp:posOffset>
                </wp:positionH>
                <wp:positionV relativeFrom="page">
                  <wp:posOffset>314325</wp:posOffset>
                </wp:positionV>
                <wp:extent cx="2428875" cy="283845"/>
                <wp:effectExtent l="0" t="0" r="9525" b="1905"/>
                <wp:wrapNone/>
                <wp:docPr id="3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A0B4D" w14:textId="77777777" w:rsidR="00015BB1" w:rsidRDefault="00015BB1" w:rsidP="00816966">
                            <w:pPr>
                              <w:spacing w:before="12"/>
                              <w:ind w:left="20"/>
                              <w:jc w:val="right"/>
                              <w:rPr>
                                <w:del w:id="1789" w:author="Benjamin Meyer" w:date="2023-04-18T10:26:00Z"/>
                                <w:sz w:val="18"/>
                              </w:rPr>
                            </w:pPr>
                            <w:del w:id="1790" w:author="Benjamin Meyer" w:date="2023-04-18T10:26:00Z">
                              <w:r>
                                <w:rPr>
                                  <w:sz w:val="18"/>
                                </w:rPr>
                                <w:delText>Kenai River Water Quality Monitoring</w:delText>
                              </w:r>
                              <w:r>
                                <w:rPr>
                                  <w:spacing w:val="-13"/>
                                  <w:sz w:val="18"/>
                                </w:rPr>
                                <w:delText xml:space="preserve"> </w:delText>
                              </w:r>
                              <w:r>
                                <w:rPr>
                                  <w:sz w:val="18"/>
                                </w:rPr>
                                <w:delText>Program</w:delText>
                              </w:r>
                            </w:del>
                          </w:p>
                          <w:p w14:paraId="3B407445" w14:textId="77777777" w:rsidR="00015BB1" w:rsidRDefault="00015BB1" w:rsidP="00816966">
                            <w:pPr>
                              <w:spacing w:before="1"/>
                              <w:ind w:left="1843"/>
                              <w:jc w:val="right"/>
                              <w:rPr>
                                <w:del w:id="1791" w:author="Benjamin Meyer" w:date="2023-04-18T10:26:00Z"/>
                                <w:sz w:val="18"/>
                              </w:rPr>
                            </w:pPr>
                            <w:del w:id="1792" w:author="Benjamin Meyer" w:date="2023-04-18T10:26:00Z">
                              <w:r>
                                <w:rPr>
                                  <w:sz w:val="18"/>
                                </w:rPr>
                                <w:delText>March 2023, QAPP</w:delText>
                              </w:r>
                              <w:r>
                                <w:rPr>
                                  <w:spacing w:val="-5"/>
                                  <w:sz w:val="18"/>
                                </w:rPr>
                                <w:delText xml:space="preserve"> </w:delText>
                              </w:r>
                              <w:r>
                                <w:rPr>
                                  <w:sz w:val="18"/>
                                </w:rPr>
                                <w:delText>v4</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ADB8E" id="_x0000_t202" coordsize="21600,21600" o:spt="202" path="m,l,21600r21600,l21600,xe">
                <v:stroke joinstyle="miter"/>
                <v:path gradientshapeok="t" o:connecttype="rect"/>
              </v:shapetype>
              <v:shape id="_x0000_s1067" type="#_x0000_t202" style="position:absolute;margin-left:492pt;margin-top:24.75pt;width:191.25pt;height:22.3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LtswIAALM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Oqvgu2zAgAAswUA&#10;AA4AAAAAAAAAAAAAAAAALgIAAGRycy9lMm9Eb2MueG1sUEsBAi0AFAAGAAgAAAAhAL/fydjfAAAA&#10;CgEAAA8AAAAAAAAAAAAAAAAADQUAAGRycy9kb3ducmV2LnhtbFBLBQYAAAAABAAEAPMAAAAZBgAA&#10;AAA=&#10;" filled="f" stroked="f">
                <v:textbox inset="0,0,0,0">
                  <w:txbxContent>
                    <w:p w14:paraId="6C6A0B4D" w14:textId="77777777" w:rsidR="00015BB1" w:rsidRDefault="00015BB1" w:rsidP="00816966">
                      <w:pPr>
                        <w:spacing w:before="12"/>
                        <w:ind w:left="20"/>
                        <w:jc w:val="right"/>
                        <w:rPr>
                          <w:del w:id="1793" w:author="Benjamin Meyer" w:date="2023-04-18T10:26:00Z"/>
                          <w:sz w:val="18"/>
                        </w:rPr>
                      </w:pPr>
                      <w:del w:id="1794" w:author="Benjamin Meyer" w:date="2023-04-18T10:26:00Z">
                        <w:r>
                          <w:rPr>
                            <w:sz w:val="18"/>
                          </w:rPr>
                          <w:delText>Kenai River Water Quality Monitoring</w:delText>
                        </w:r>
                        <w:r>
                          <w:rPr>
                            <w:spacing w:val="-13"/>
                            <w:sz w:val="18"/>
                          </w:rPr>
                          <w:delText xml:space="preserve"> </w:delText>
                        </w:r>
                        <w:r>
                          <w:rPr>
                            <w:sz w:val="18"/>
                          </w:rPr>
                          <w:delText>Program</w:delText>
                        </w:r>
                      </w:del>
                    </w:p>
                    <w:p w14:paraId="3B407445" w14:textId="77777777" w:rsidR="00015BB1" w:rsidRDefault="00015BB1" w:rsidP="00816966">
                      <w:pPr>
                        <w:spacing w:before="1"/>
                        <w:ind w:left="1843"/>
                        <w:jc w:val="right"/>
                        <w:rPr>
                          <w:del w:id="1795" w:author="Benjamin Meyer" w:date="2023-04-18T10:26:00Z"/>
                          <w:sz w:val="18"/>
                        </w:rPr>
                      </w:pPr>
                      <w:del w:id="1796" w:author="Benjamin Meyer" w:date="2023-04-18T10:26:00Z">
                        <w:r>
                          <w:rPr>
                            <w:sz w:val="18"/>
                          </w:rPr>
                          <w:delText>March 2023, QAPP</w:delText>
                        </w:r>
                        <w:r>
                          <w:rPr>
                            <w:spacing w:val="-5"/>
                            <w:sz w:val="18"/>
                          </w:rPr>
                          <w:delText xml:space="preserve"> </w:delText>
                        </w:r>
                        <w:r>
                          <w:rPr>
                            <w:sz w:val="18"/>
                          </w:rPr>
                          <w:delText>v4</w:delText>
                        </w:r>
                      </w:del>
                    </w:p>
                  </w:txbxContent>
                </v:textbox>
                <w10:wrap anchorx="margin" anchory="page"/>
              </v:shape>
            </w:pict>
          </mc:Fallback>
        </mc:AlternateContent>
      </w:r>
    </w:del>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5C326" w14:textId="77777777" w:rsidR="00015BB1" w:rsidRDefault="00015BB1">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77777777" w:rsidR="00015BB1" w:rsidRDefault="00015BB1">
    <w:pPr>
      <w:pStyle w:val="BodyText"/>
      <w:spacing w:line="14" w:lineRule="auto"/>
      <w:rPr>
        <w:sz w:val="20"/>
      </w:rPr>
    </w:pPr>
    <w:del w:id="1919" w:author="Benjamin Meyer" w:date="2023-04-18T10:26:00Z">
      <w:r>
        <w:rPr>
          <w:noProof/>
        </w:rPr>
        <mc:AlternateContent>
          <mc:Choice Requires="wps">
            <w:drawing>
              <wp:anchor distT="0" distB="0" distL="114300" distR="114300" simplePos="0" relativeHeight="251671552" behindDoc="1" locked="0" layoutInCell="1" allowOverlap="1" wp14:anchorId="35FA2A37" wp14:editId="59325A58">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BA9BA" w14:textId="77777777" w:rsidR="00015BB1" w:rsidRDefault="00015BB1">
                            <w:pPr>
                              <w:spacing w:before="12"/>
                              <w:ind w:left="20" w:right="11" w:firstLine="1449"/>
                              <w:rPr>
                                <w:del w:id="1920" w:author="Benjamin Meyer" w:date="2023-04-18T10:26:00Z"/>
                                <w:sz w:val="18"/>
                              </w:rPr>
                            </w:pPr>
                            <w:del w:id="1921"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3D1B03BC" w14:textId="77777777" w:rsidR="00015BB1" w:rsidRDefault="00015BB1" w:rsidP="00816966">
                            <w:pPr>
                              <w:ind w:right="118"/>
                              <w:jc w:val="right"/>
                              <w:rPr>
                                <w:del w:id="1922" w:author="Benjamin Meyer" w:date="2023-04-18T10:26:00Z"/>
                                <w:sz w:val="18"/>
                              </w:rPr>
                            </w:pPr>
                            <w:del w:id="1923" w:author="Benjamin Meyer" w:date="2023-04-18T10:26:00Z">
                              <w:r>
                                <w:rPr>
                                  <w:sz w:val="18"/>
                                </w:rPr>
                                <w:delText>January 2023 QAPP v4</w:delText>
                              </w:r>
                            </w:del>
                          </w:p>
                          <w:p w14:paraId="506B21DC" w14:textId="77777777" w:rsidR="00015BB1" w:rsidRDefault="00015BB1" w:rsidP="00816966">
                            <w:pPr>
                              <w:ind w:left="1678"/>
                              <w:rPr>
                                <w:del w:id="1924"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A2A37" id="_x0000_t202" coordsize="21600,21600" o:spt="202" path="m,l,21600r21600,l21600,xe">
                <v:stroke joinstyle="miter"/>
                <v:path gradientshapeok="t" o:connecttype="rect"/>
              </v:shapetype>
              <v:shape id="Text Box 21" o:spid="_x0000_s1068" type="#_x0000_t202" style="position:absolute;margin-left:375.2pt;margin-top:45.45pt;width:162.95pt;height:32.7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CWt2dftAIAALMF&#10;AAAOAAAAAAAAAAAAAAAAAC4CAABkcnMvZTJvRG9jLnhtbFBLAQItABQABgAIAAAAIQCgfSWP3wAA&#10;AAsBAAAPAAAAAAAAAAAAAAAAAA4FAABkcnMvZG93bnJldi54bWxQSwUGAAAAAAQABADzAAAAGgYA&#10;AAAA&#10;" filled="f" stroked="f">
                <v:textbox inset="0,0,0,0">
                  <w:txbxContent>
                    <w:p w14:paraId="032BA9BA" w14:textId="77777777" w:rsidR="00015BB1" w:rsidRDefault="00015BB1">
                      <w:pPr>
                        <w:spacing w:before="12"/>
                        <w:ind w:left="20" w:right="11" w:firstLine="1449"/>
                        <w:rPr>
                          <w:del w:id="1925" w:author="Benjamin Meyer" w:date="2023-04-18T10:26:00Z"/>
                          <w:sz w:val="18"/>
                        </w:rPr>
                      </w:pPr>
                      <w:del w:id="1926"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3D1B03BC" w14:textId="77777777" w:rsidR="00015BB1" w:rsidRDefault="00015BB1" w:rsidP="00816966">
                      <w:pPr>
                        <w:ind w:right="118"/>
                        <w:jc w:val="right"/>
                        <w:rPr>
                          <w:del w:id="1927" w:author="Benjamin Meyer" w:date="2023-04-18T10:26:00Z"/>
                          <w:sz w:val="18"/>
                        </w:rPr>
                      </w:pPr>
                      <w:del w:id="1928" w:author="Benjamin Meyer" w:date="2023-04-18T10:26:00Z">
                        <w:r>
                          <w:rPr>
                            <w:sz w:val="18"/>
                          </w:rPr>
                          <w:delText>January 2023 QAPP v4</w:delText>
                        </w:r>
                      </w:del>
                    </w:p>
                    <w:p w14:paraId="506B21DC" w14:textId="77777777" w:rsidR="00015BB1" w:rsidRDefault="00015BB1" w:rsidP="00816966">
                      <w:pPr>
                        <w:ind w:left="1678"/>
                        <w:rPr>
                          <w:del w:id="1929" w:author="Benjamin Meyer" w:date="2023-04-18T10:26:00Z"/>
                          <w:sz w:val="18"/>
                        </w:rPr>
                      </w:pPr>
                    </w:p>
                  </w:txbxContent>
                </v:textbox>
                <w10:wrap anchorx="page" anchory="page"/>
              </v:shape>
            </w:pict>
          </mc:Fallback>
        </mc:AlternateContent>
      </w:r>
    </w:del>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7777777" w:rsidR="00015BB1" w:rsidRDefault="00015BB1">
    <w:pPr>
      <w:pStyle w:val="BodyText"/>
      <w:spacing w:line="14" w:lineRule="auto"/>
      <w:rPr>
        <w:sz w:val="20"/>
      </w:rPr>
    </w:pPr>
    <w:del w:id="1952" w:author="Benjamin Meyer" w:date="2023-04-18T10:26:00Z">
      <w:r>
        <w:rPr>
          <w:noProof/>
        </w:rPr>
        <mc:AlternateContent>
          <mc:Choice Requires="wps">
            <w:drawing>
              <wp:anchor distT="0" distB="0" distL="114300" distR="114300" simplePos="0" relativeHeight="251672576" behindDoc="1" locked="0" layoutInCell="1" allowOverlap="1" wp14:anchorId="7BC0BE0D" wp14:editId="2C4801FE">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4CBC4" w14:textId="77777777" w:rsidR="00015BB1" w:rsidRDefault="00015BB1">
                            <w:pPr>
                              <w:spacing w:before="12"/>
                              <w:ind w:left="20" w:right="11" w:firstLine="1449"/>
                              <w:rPr>
                                <w:del w:id="1953" w:author="Benjamin Meyer" w:date="2023-04-18T10:26:00Z"/>
                                <w:sz w:val="18"/>
                              </w:rPr>
                            </w:pPr>
                            <w:del w:id="1954"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4D19DE7E" w14:textId="77777777" w:rsidR="00015BB1" w:rsidRDefault="00015BB1" w:rsidP="00816966">
                            <w:pPr>
                              <w:ind w:right="118"/>
                              <w:jc w:val="right"/>
                              <w:rPr>
                                <w:del w:id="1955" w:author="Benjamin Meyer" w:date="2023-04-18T10:26:00Z"/>
                                <w:sz w:val="18"/>
                              </w:rPr>
                            </w:pPr>
                            <w:del w:id="1956" w:author="Benjamin Meyer" w:date="2023-04-18T10:26:00Z">
                              <w:r>
                                <w:rPr>
                                  <w:sz w:val="18"/>
                                </w:rPr>
                                <w:delText>January 2023 QAPP v4</w:delText>
                              </w:r>
                            </w:del>
                          </w:p>
                          <w:p w14:paraId="74795BC4" w14:textId="77777777" w:rsidR="00015BB1" w:rsidRDefault="00015BB1" w:rsidP="00816966">
                            <w:pPr>
                              <w:ind w:left="1678"/>
                              <w:rPr>
                                <w:del w:id="1957"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0BE0D" id="_x0000_t202" coordsize="21600,21600" o:spt="202" path="m,l,21600r21600,l21600,xe">
                <v:stroke joinstyle="miter"/>
                <v:path gradientshapeok="t" o:connecttype="rect"/>
              </v:shapetype>
              <v:shape id="_x0000_s1069" type="#_x0000_t202" style="position:absolute;margin-left:375.2pt;margin-top:45.45pt;width:162.95pt;height:32.7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kKXDrUCAACz&#10;BQAADgAAAAAAAAAAAAAAAAAuAgAAZHJzL2Uyb0RvYy54bWxQSwECLQAUAAYACAAAACEAoH0lj98A&#10;AAALAQAADwAAAAAAAAAAAAAAAAAPBQAAZHJzL2Rvd25yZXYueG1sUEsFBgAAAAAEAAQA8wAAABsG&#10;AAAAAA==&#10;" filled="f" stroked="f">
                <v:textbox inset="0,0,0,0">
                  <w:txbxContent>
                    <w:p w14:paraId="2154CBC4" w14:textId="77777777" w:rsidR="00015BB1" w:rsidRDefault="00015BB1">
                      <w:pPr>
                        <w:spacing w:before="12"/>
                        <w:ind w:left="20" w:right="11" w:firstLine="1449"/>
                        <w:rPr>
                          <w:del w:id="1958" w:author="Benjamin Meyer" w:date="2023-04-18T10:26:00Z"/>
                          <w:sz w:val="18"/>
                        </w:rPr>
                      </w:pPr>
                      <w:del w:id="1959" w:author="Benjamin Meyer" w:date="2023-04-18T10:26:00Z">
                        <w:r>
                          <w:rPr>
                            <w:sz w:val="18"/>
                          </w:rPr>
                          <w:delText xml:space="preserve">Kenai Watershed </w:delText>
                        </w:r>
                        <w:r>
                          <w:rPr>
                            <w:spacing w:val="-4"/>
                            <w:sz w:val="18"/>
                          </w:rPr>
                          <w:delText xml:space="preserve">Forum </w:delText>
                        </w:r>
                        <w:r>
                          <w:rPr>
                            <w:sz w:val="18"/>
                          </w:rPr>
                          <w:delText>Kenai River Watershed Monitoring</w:delText>
                        </w:r>
                        <w:r>
                          <w:rPr>
                            <w:spacing w:val="-12"/>
                            <w:sz w:val="18"/>
                          </w:rPr>
                          <w:delText xml:space="preserve"> </w:delText>
                        </w:r>
                        <w:r>
                          <w:rPr>
                            <w:sz w:val="18"/>
                          </w:rPr>
                          <w:delText>Program</w:delText>
                        </w:r>
                      </w:del>
                    </w:p>
                    <w:p w14:paraId="4D19DE7E" w14:textId="77777777" w:rsidR="00015BB1" w:rsidRDefault="00015BB1" w:rsidP="00816966">
                      <w:pPr>
                        <w:ind w:right="118"/>
                        <w:jc w:val="right"/>
                        <w:rPr>
                          <w:del w:id="1960" w:author="Benjamin Meyer" w:date="2023-04-18T10:26:00Z"/>
                          <w:sz w:val="18"/>
                        </w:rPr>
                      </w:pPr>
                      <w:del w:id="1961" w:author="Benjamin Meyer" w:date="2023-04-18T10:26:00Z">
                        <w:r>
                          <w:rPr>
                            <w:sz w:val="18"/>
                          </w:rPr>
                          <w:delText>January 2023 QAPP v4</w:delText>
                        </w:r>
                      </w:del>
                    </w:p>
                    <w:p w14:paraId="74795BC4" w14:textId="77777777" w:rsidR="00015BB1" w:rsidRDefault="00015BB1" w:rsidP="00816966">
                      <w:pPr>
                        <w:ind w:left="1678"/>
                        <w:rPr>
                          <w:del w:id="1962" w:author="Benjamin Meyer" w:date="2023-04-18T10:26:00Z"/>
                          <w:sz w:val="18"/>
                        </w:rPr>
                      </w:pPr>
                    </w:p>
                  </w:txbxContent>
                </v:textbox>
                <w10:wrap anchorx="page" anchory="page"/>
              </v:shape>
            </w:pict>
          </mc:Fallback>
        </mc:AlternateContent>
      </w:r>
    </w:del>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015BB1" w:rsidRDefault="00015BB1" w:rsidP="00816966">
    <w:pPr>
      <w:pStyle w:val="Header"/>
      <w:jc w:val="right"/>
      <w:rPr>
        <w:sz w:val="18"/>
      </w:rPr>
    </w:pPr>
    <w:r>
      <w:rPr>
        <w:sz w:val="18"/>
      </w:rPr>
      <w:t>Kenai River Water Quality Monitoring</w:t>
    </w:r>
    <w:r>
      <w:rPr>
        <w:spacing w:val="-13"/>
        <w:sz w:val="18"/>
      </w:rPr>
      <w:t xml:space="preserve"> </w:t>
    </w:r>
    <w:r>
      <w:rPr>
        <w:sz w:val="18"/>
      </w:rPr>
      <w:t>Program</w:t>
    </w:r>
  </w:p>
  <w:p w14:paraId="3E8B12F5" w14:textId="77777777" w:rsidR="00015BB1" w:rsidRDefault="00015BB1" w:rsidP="00816966">
    <w:pPr>
      <w:pStyle w:val="Header"/>
      <w:jc w:val="right"/>
    </w:pPr>
    <w:r>
      <w:rPr>
        <w:sz w:val="18"/>
      </w:rPr>
      <w:t>March 2023 QAPP v4</w:t>
    </w:r>
  </w:p>
  <w:p w14:paraId="786319B7" w14:textId="77777777" w:rsidR="00015BB1" w:rsidRDefault="00015BB1">
    <w:pPr>
      <w:pStyle w:val="Header"/>
    </w:pPr>
  </w:p>
  <w:p w14:paraId="0CDE8415" w14:textId="77777777" w:rsidR="00015BB1" w:rsidRDefault="00015BB1"/>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015BB1" w:rsidRDefault="00015BB1">
    <w:pPr>
      <w:pStyle w:val="Header"/>
    </w:pPr>
    <w:ins w:id="1963" w:author="Benjamin Meyer" w:date="2023-04-18T10:26:00Z">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015BB1" w:rsidRDefault="00015BB1" w:rsidP="00816966">
                            <w:pPr>
                              <w:spacing w:before="12"/>
                              <w:ind w:left="20"/>
                              <w:rPr>
                                <w:ins w:id="1964" w:author="Benjamin Meyer" w:date="2023-04-18T10:26:00Z"/>
                                <w:sz w:val="18"/>
                              </w:rPr>
                            </w:pPr>
                            <w:ins w:id="1965" w:author="Benjamin Meyer" w:date="2023-04-18T10:26:00Z">
                              <w:r>
                                <w:rPr>
                                  <w:sz w:val="18"/>
                                </w:rPr>
                                <w:t>Kenai River Water Quality Monitoring</w:t>
                              </w:r>
                              <w:r>
                                <w:rPr>
                                  <w:spacing w:val="-13"/>
                                  <w:sz w:val="18"/>
                                </w:rPr>
                                <w:t xml:space="preserve"> </w:t>
                              </w:r>
                              <w:r>
                                <w:rPr>
                                  <w:sz w:val="18"/>
                                </w:rPr>
                                <w:t>Program</w:t>
                              </w:r>
                            </w:ins>
                          </w:p>
                          <w:p w14:paraId="7FACEFE7" w14:textId="77777777" w:rsidR="00015BB1" w:rsidRDefault="00015BB1" w:rsidP="00816966">
                            <w:pPr>
                              <w:spacing w:before="1"/>
                              <w:ind w:left="1440"/>
                              <w:rPr>
                                <w:ins w:id="1966" w:author="Benjamin Meyer" w:date="2023-04-18T10:26:00Z"/>
                                <w:sz w:val="18"/>
                              </w:rPr>
                            </w:pPr>
                            <w:ins w:id="1967"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70"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UoW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dDlKFrECAACzBQAA&#10;DgAAAAAAAAAAAAAAAAAuAgAAZHJzL2Uyb0RvYy54bWxQSwECLQAUAAYACAAAACEAZQczPeAAAAAL&#10;AQAADwAAAAAAAAAAAAAAAAALBQAAZHJzL2Rvd25yZXYueG1sUEsFBgAAAAAEAAQA8wAAABgGAAAA&#10;AA==&#10;" filled="f" stroked="f">
                <v:textbox inset="0,0,0,0">
                  <w:txbxContent>
                    <w:p w14:paraId="2CFCF76E" w14:textId="77777777" w:rsidR="00015BB1" w:rsidRDefault="00015BB1" w:rsidP="00816966">
                      <w:pPr>
                        <w:spacing w:before="12"/>
                        <w:ind w:left="20"/>
                        <w:rPr>
                          <w:ins w:id="1968" w:author="Benjamin Meyer" w:date="2023-04-18T10:26:00Z"/>
                          <w:sz w:val="18"/>
                        </w:rPr>
                      </w:pPr>
                      <w:ins w:id="1969" w:author="Benjamin Meyer" w:date="2023-04-18T10:26:00Z">
                        <w:r>
                          <w:rPr>
                            <w:sz w:val="18"/>
                          </w:rPr>
                          <w:t>Kenai River Water Quality Monitoring</w:t>
                        </w:r>
                        <w:r>
                          <w:rPr>
                            <w:spacing w:val="-13"/>
                            <w:sz w:val="18"/>
                          </w:rPr>
                          <w:t xml:space="preserve"> </w:t>
                        </w:r>
                        <w:r>
                          <w:rPr>
                            <w:sz w:val="18"/>
                          </w:rPr>
                          <w:t>Program</w:t>
                        </w:r>
                      </w:ins>
                    </w:p>
                    <w:p w14:paraId="7FACEFE7" w14:textId="77777777" w:rsidR="00015BB1" w:rsidRDefault="00015BB1" w:rsidP="00816966">
                      <w:pPr>
                        <w:spacing w:before="1"/>
                        <w:ind w:left="1440"/>
                        <w:rPr>
                          <w:ins w:id="1970" w:author="Benjamin Meyer" w:date="2023-04-18T10:26:00Z"/>
                          <w:sz w:val="18"/>
                        </w:rPr>
                      </w:pPr>
                      <w:ins w:id="1971" w:author="Benjamin Meyer" w:date="2023-04-18T10:26:00Z">
                        <w:r>
                          <w:rPr>
                            <w:sz w:val="18"/>
                          </w:rPr>
                          <w:t>March, 2023 QAPP</w:t>
                        </w:r>
                        <w:r>
                          <w:rPr>
                            <w:spacing w:val="-5"/>
                            <w:sz w:val="18"/>
                          </w:rPr>
                          <w:t xml:space="preserve"> </w:t>
                        </w:r>
                        <w:r>
                          <w:rPr>
                            <w:sz w:val="18"/>
                          </w:rPr>
                          <w:t>v4</w:t>
                        </w:r>
                      </w:ins>
                    </w:p>
                  </w:txbxContent>
                </v:textbox>
                <w10:wrap anchorx="page" anchory="page"/>
              </v:shape>
            </w:pict>
          </mc:Fallback>
        </mc:AlternateContent>
      </w:r>
    </w:ins>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015BB1" w:rsidRDefault="00015BB1">
    <w:pPr>
      <w:pStyle w:val="Header"/>
    </w:pPr>
    <w:ins w:id="1972" w:author="Benjamin Meyer" w:date="2023-04-18T10:26:00Z">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015BB1" w:rsidRDefault="00015BB1" w:rsidP="00816966">
                            <w:pPr>
                              <w:spacing w:before="12"/>
                              <w:ind w:left="20"/>
                              <w:rPr>
                                <w:ins w:id="1973" w:author="Benjamin Meyer" w:date="2023-04-18T10:26:00Z"/>
                                <w:sz w:val="18"/>
                              </w:rPr>
                            </w:pPr>
                            <w:ins w:id="1974" w:author="Benjamin Meyer" w:date="2023-04-18T10:26:00Z">
                              <w:r>
                                <w:rPr>
                                  <w:sz w:val="18"/>
                                </w:rPr>
                                <w:t>Kenai River Water Quality Monitoring</w:t>
                              </w:r>
                              <w:r>
                                <w:rPr>
                                  <w:spacing w:val="-13"/>
                                  <w:sz w:val="18"/>
                                </w:rPr>
                                <w:t xml:space="preserve"> </w:t>
                              </w:r>
                              <w:r>
                                <w:rPr>
                                  <w:sz w:val="18"/>
                                </w:rPr>
                                <w:t>Program</w:t>
                              </w:r>
                            </w:ins>
                          </w:p>
                          <w:p w14:paraId="7A92B2E1" w14:textId="77777777" w:rsidR="00015BB1" w:rsidRDefault="00015BB1" w:rsidP="00816966">
                            <w:pPr>
                              <w:spacing w:before="1"/>
                              <w:ind w:left="1440"/>
                              <w:rPr>
                                <w:ins w:id="1975" w:author="Benjamin Meyer" w:date="2023-04-18T10:26:00Z"/>
                                <w:sz w:val="18"/>
                              </w:rPr>
                            </w:pPr>
                            <w:ins w:id="1976"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71"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" filled="f" stroked="f">
                <v:textbox inset="0,0,0,0">
                  <w:txbxContent>
                    <w:p w14:paraId="1E1DDC21" w14:textId="77777777" w:rsidR="00015BB1" w:rsidRDefault="00015BB1" w:rsidP="00816966">
                      <w:pPr>
                        <w:spacing w:before="12"/>
                        <w:ind w:left="20"/>
                        <w:rPr>
                          <w:ins w:id="1977" w:author="Benjamin Meyer" w:date="2023-04-18T10:26:00Z"/>
                          <w:sz w:val="18"/>
                        </w:rPr>
                      </w:pPr>
                      <w:ins w:id="1978" w:author="Benjamin Meyer" w:date="2023-04-18T10:26:00Z">
                        <w:r>
                          <w:rPr>
                            <w:sz w:val="18"/>
                          </w:rPr>
                          <w:t>Kenai River Water Quality Monitoring</w:t>
                        </w:r>
                        <w:r>
                          <w:rPr>
                            <w:spacing w:val="-13"/>
                            <w:sz w:val="18"/>
                          </w:rPr>
                          <w:t xml:space="preserve"> </w:t>
                        </w:r>
                        <w:r>
                          <w:rPr>
                            <w:sz w:val="18"/>
                          </w:rPr>
                          <w:t>Program</w:t>
                        </w:r>
                      </w:ins>
                    </w:p>
                    <w:p w14:paraId="7A92B2E1" w14:textId="77777777" w:rsidR="00015BB1" w:rsidRDefault="00015BB1" w:rsidP="00816966">
                      <w:pPr>
                        <w:spacing w:before="1"/>
                        <w:ind w:left="1440"/>
                        <w:rPr>
                          <w:ins w:id="1979" w:author="Benjamin Meyer" w:date="2023-04-18T10:26:00Z"/>
                          <w:sz w:val="18"/>
                        </w:rPr>
                      </w:pPr>
                      <w:ins w:id="1980" w:author="Benjamin Meyer" w:date="2023-04-18T10:26:00Z">
                        <w:r>
                          <w:rPr>
                            <w:sz w:val="18"/>
                          </w:rPr>
                          <w:t>March, 2023 QAPP</w:t>
                        </w:r>
                        <w:r>
                          <w:rPr>
                            <w:spacing w:val="-5"/>
                            <w:sz w:val="18"/>
                          </w:rPr>
                          <w:t xml:space="preserve"> </w:t>
                        </w:r>
                        <w:r>
                          <w:rPr>
                            <w:sz w:val="18"/>
                          </w:rPr>
                          <w:t>v4</w:t>
                        </w:r>
                      </w:ins>
                    </w:p>
                  </w:txbxContent>
                </v:textbox>
                <w10:wrap anchorx="page" anchory="page"/>
              </v:shape>
            </w:pict>
          </mc:Fallback>
        </mc:AlternateContent>
      </w:r>
    </w:ins>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015BB1" w:rsidRDefault="00015BB1">
    <w:pPr>
      <w:pStyle w:val="Header"/>
    </w:pPr>
    <w:ins w:id="1984" w:author="Benjamin Meyer" w:date="2023-04-18T10:26:00Z">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015BB1" w:rsidRDefault="00015BB1" w:rsidP="00816966">
                            <w:pPr>
                              <w:spacing w:before="12"/>
                              <w:ind w:left="20"/>
                              <w:rPr>
                                <w:ins w:id="1985" w:author="Benjamin Meyer" w:date="2023-04-18T10:26:00Z"/>
                                <w:sz w:val="18"/>
                              </w:rPr>
                            </w:pPr>
                            <w:ins w:id="1986" w:author="Benjamin Meyer" w:date="2023-04-18T10:26:00Z">
                              <w:r>
                                <w:rPr>
                                  <w:sz w:val="18"/>
                                </w:rPr>
                                <w:t>Kenai River Water Quality Monitoring</w:t>
                              </w:r>
                              <w:r>
                                <w:rPr>
                                  <w:spacing w:val="-13"/>
                                  <w:sz w:val="18"/>
                                </w:rPr>
                                <w:t xml:space="preserve"> </w:t>
                              </w:r>
                              <w:r>
                                <w:rPr>
                                  <w:sz w:val="18"/>
                                </w:rPr>
                                <w:t>Program</w:t>
                              </w:r>
                            </w:ins>
                          </w:p>
                          <w:p w14:paraId="65FA172E" w14:textId="77777777" w:rsidR="00015BB1" w:rsidRDefault="00015BB1" w:rsidP="00816966">
                            <w:pPr>
                              <w:spacing w:before="1"/>
                              <w:ind w:left="1440"/>
                              <w:rPr>
                                <w:ins w:id="1987" w:author="Benjamin Meyer" w:date="2023-04-18T10:26:00Z"/>
                                <w:sz w:val="18"/>
                              </w:rPr>
                            </w:pPr>
                            <w:ins w:id="1988"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72"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aB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0NhIT3qh5I6on&#10;kLAUoDDQKUw+MBohv2M0wBTJsPq2I5Ji1L7n8AzMyJkNORub2SC8hKsZ1hhN5kpPo2nXS7ZtAHl6&#10;aFzcwlOpmVXxcxaHBwaTwZI5TDEzek7/rdfzrF3+Ag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BJ1mgbECAACzBQAA&#10;DgAAAAAAAAAAAAAAAAAuAgAAZHJzL2Uyb0RvYy54bWxQSwECLQAUAAYACAAAACEAXQRA/+AAAAAL&#10;AQAADwAAAAAAAAAAAAAAAAALBQAAZHJzL2Rvd25yZXYueG1sUEsFBgAAAAAEAAQA8wAAABgGAAAA&#10;AA==&#10;" filled="f" stroked="f">
                <v:textbox inset="0,0,0,0">
                  <w:txbxContent>
                    <w:p w14:paraId="1F78524D" w14:textId="77777777" w:rsidR="00015BB1" w:rsidRDefault="00015BB1" w:rsidP="00816966">
                      <w:pPr>
                        <w:spacing w:before="12"/>
                        <w:ind w:left="20"/>
                        <w:rPr>
                          <w:ins w:id="1989" w:author="Benjamin Meyer" w:date="2023-04-18T10:26:00Z"/>
                          <w:sz w:val="18"/>
                        </w:rPr>
                      </w:pPr>
                      <w:ins w:id="1990" w:author="Benjamin Meyer" w:date="2023-04-18T10:26:00Z">
                        <w:r>
                          <w:rPr>
                            <w:sz w:val="18"/>
                          </w:rPr>
                          <w:t>Kenai River Water Quality Monitoring</w:t>
                        </w:r>
                        <w:r>
                          <w:rPr>
                            <w:spacing w:val="-13"/>
                            <w:sz w:val="18"/>
                          </w:rPr>
                          <w:t xml:space="preserve"> </w:t>
                        </w:r>
                        <w:r>
                          <w:rPr>
                            <w:sz w:val="18"/>
                          </w:rPr>
                          <w:t>Program</w:t>
                        </w:r>
                      </w:ins>
                    </w:p>
                    <w:p w14:paraId="65FA172E" w14:textId="77777777" w:rsidR="00015BB1" w:rsidRDefault="00015BB1" w:rsidP="00816966">
                      <w:pPr>
                        <w:spacing w:before="1"/>
                        <w:ind w:left="1440"/>
                        <w:rPr>
                          <w:ins w:id="1991" w:author="Benjamin Meyer" w:date="2023-04-18T10:26:00Z"/>
                          <w:sz w:val="18"/>
                        </w:rPr>
                      </w:pPr>
                      <w:ins w:id="1992" w:author="Benjamin Meyer" w:date="2023-04-18T10:26:00Z">
                        <w:r>
                          <w:rPr>
                            <w:sz w:val="18"/>
                          </w:rPr>
                          <w:t>March, 2023 QAPP</w:t>
                        </w:r>
                        <w:r>
                          <w:rPr>
                            <w:spacing w:val="-5"/>
                            <w:sz w:val="18"/>
                          </w:rPr>
                          <w:t xml:space="preserve"> </w:t>
                        </w:r>
                        <w:r>
                          <w:rPr>
                            <w:sz w:val="18"/>
                          </w:rPr>
                          <w:t>v4</w:t>
                        </w:r>
                      </w:ins>
                    </w:p>
                  </w:txbxContent>
                </v:textbox>
                <w10:wrap anchorx="page" anchory="page"/>
              </v:shape>
            </w:pict>
          </mc:Fallback>
        </mc:AlternateContent>
      </w:r>
    </w:ins>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015BB1" w:rsidRDefault="00015BB1">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684F0058" w:rsidR="00015BB1" w:rsidRDefault="00543BF1">
    <w:pPr>
      <w:pStyle w:val="BodyText"/>
      <w:spacing w:line="14" w:lineRule="auto"/>
      <w:rPr>
        <w:sz w:val="2"/>
      </w:rPr>
    </w:pPr>
    <w:ins w:id="783" w:author="Benjamin Meyer" w:date="2023-04-18T10:26:00Z">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543BF1" w:rsidRDefault="00543BF1">
                            <w:pPr>
                              <w:spacing w:before="12"/>
                              <w:ind w:left="20"/>
                              <w:rPr>
                                <w:ins w:id="784" w:author="Benjamin Meyer" w:date="2023-04-18T10:26:00Z"/>
                                <w:sz w:val="18"/>
                              </w:rPr>
                            </w:pPr>
                            <w:ins w:id="785" w:author="Benjamin Meyer" w:date="2023-04-18T10:26:00Z">
                              <w:r>
                                <w:rPr>
                                  <w:sz w:val="18"/>
                                </w:rPr>
                                <w:t>Kenai River Water Quality Monitoring</w:t>
                              </w:r>
                              <w:r>
                                <w:rPr>
                                  <w:spacing w:val="-13"/>
                                  <w:sz w:val="18"/>
                                </w:rPr>
                                <w:t xml:space="preserve"> </w:t>
                              </w:r>
                              <w:r>
                                <w:rPr>
                                  <w:sz w:val="18"/>
                                </w:rPr>
                                <w:t>Program</w:t>
                              </w:r>
                            </w:ins>
                          </w:p>
                          <w:p w14:paraId="58B9BB30" w14:textId="77777777" w:rsidR="00543BF1" w:rsidRDefault="00543BF1" w:rsidP="00816966">
                            <w:pPr>
                              <w:ind w:right="118"/>
                              <w:jc w:val="right"/>
                              <w:rPr>
                                <w:ins w:id="786" w:author="Benjamin Meyer" w:date="2023-04-18T10:26:00Z"/>
                                <w:sz w:val="18"/>
                              </w:rPr>
                            </w:pPr>
                            <w:ins w:id="787" w:author="Benjamin Meyer" w:date="2023-04-18T10:26:00Z">
                              <w:r>
                                <w:rPr>
                                  <w:sz w:val="18"/>
                                </w:rPr>
                                <w:t>January 2023 QAPP 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D1CFD" id="_x0000_t202" coordsize="21600,21600" o:spt="202" path="m,l,21600r21600,l21600,xe">
                <v:stroke joinstyle="miter"/>
                <v:path gradientshapeok="t" o:connecttype="rect"/>
              </v:shapetype>
              <v:shape id="Text Box 32" o:spid="_x0000_s1053"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pYrwIAAKw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" filled="f" stroked="f">
                <v:textbox inset="0,0,0,0">
                  <w:txbxContent>
                    <w:p w14:paraId="4857508B" w14:textId="77777777" w:rsidR="00543BF1" w:rsidRDefault="00543BF1">
                      <w:pPr>
                        <w:spacing w:before="12"/>
                        <w:ind w:left="20"/>
                        <w:rPr>
                          <w:ins w:id="788" w:author="Benjamin Meyer" w:date="2023-04-18T10:26:00Z"/>
                          <w:sz w:val="18"/>
                        </w:rPr>
                      </w:pPr>
                      <w:ins w:id="789" w:author="Benjamin Meyer" w:date="2023-04-18T10:26:00Z">
                        <w:r>
                          <w:rPr>
                            <w:sz w:val="18"/>
                          </w:rPr>
                          <w:t>Kenai River Water Quality Monitoring</w:t>
                        </w:r>
                        <w:r>
                          <w:rPr>
                            <w:spacing w:val="-13"/>
                            <w:sz w:val="18"/>
                          </w:rPr>
                          <w:t xml:space="preserve"> </w:t>
                        </w:r>
                        <w:r>
                          <w:rPr>
                            <w:sz w:val="18"/>
                          </w:rPr>
                          <w:t>Program</w:t>
                        </w:r>
                      </w:ins>
                    </w:p>
                    <w:p w14:paraId="58B9BB30" w14:textId="77777777" w:rsidR="00543BF1" w:rsidRDefault="00543BF1" w:rsidP="00816966">
                      <w:pPr>
                        <w:ind w:right="118"/>
                        <w:jc w:val="right"/>
                        <w:rPr>
                          <w:ins w:id="790" w:author="Benjamin Meyer" w:date="2023-04-18T10:26:00Z"/>
                          <w:sz w:val="18"/>
                        </w:rPr>
                      </w:pPr>
                      <w:ins w:id="791" w:author="Benjamin Meyer" w:date="2023-04-18T10:26:00Z">
                        <w:r>
                          <w:rPr>
                            <w:sz w:val="18"/>
                          </w:rPr>
                          <w:t>January 2023 QAPP v4</w:t>
                        </w:r>
                      </w:ins>
                    </w:p>
                  </w:txbxContent>
                </v:textbox>
                <w10:wrap anchorx="page" anchory="pag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B0EF2" w14:textId="77777777" w:rsidR="000B57B0" w:rsidRDefault="000B57B0">
    <w:pPr>
      <w:pStyle w:val="BodyText"/>
      <w:spacing w:line="14" w:lineRule="auto"/>
      <w:rPr>
        <w:sz w:val="20"/>
      </w:rPr>
    </w:pPr>
    <w:r>
      <w:rPr>
        <w:noProof/>
      </w:rPr>
      <mc:AlternateContent>
        <mc:Choice Requires="wps">
          <w:drawing>
            <wp:anchor distT="0" distB="0" distL="114300" distR="114300" simplePos="0" relativeHeight="251711488" behindDoc="1" locked="0" layoutInCell="1" allowOverlap="1" wp14:anchorId="5909B5F7" wp14:editId="058E7468">
              <wp:simplePos x="0" y="0"/>
              <wp:positionH relativeFrom="page">
                <wp:posOffset>7426177</wp:posOffset>
              </wp:positionH>
              <wp:positionV relativeFrom="topMargin">
                <wp:align>bottom</wp:align>
              </wp:positionV>
              <wp:extent cx="2232025" cy="283845"/>
              <wp:effectExtent l="0" t="0" r="15875" b="1905"/>
              <wp:wrapNone/>
              <wp:docPr id="1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0E935" w14:textId="77777777" w:rsidR="000B57B0" w:rsidRDefault="000B57B0">
                          <w:pPr>
                            <w:spacing w:before="12"/>
                            <w:ind w:left="20"/>
                            <w:rPr>
                              <w:sz w:val="18"/>
                            </w:rPr>
                          </w:pPr>
                          <w:r>
                            <w:rPr>
                              <w:sz w:val="18"/>
                            </w:rPr>
                            <w:t>Kenai River Water Quality Monitoring</w:t>
                          </w:r>
                          <w:r>
                            <w:rPr>
                              <w:spacing w:val="-13"/>
                              <w:sz w:val="18"/>
                            </w:rPr>
                            <w:t xml:space="preserve"> </w:t>
                          </w:r>
                          <w:r>
                            <w:rPr>
                              <w:sz w:val="18"/>
                            </w:rPr>
                            <w:t>Program</w:t>
                          </w:r>
                        </w:p>
                        <w:p w14:paraId="34FF7CFB" w14:textId="77777777" w:rsidR="000B57B0" w:rsidRDefault="000B57B0" w:rsidP="00505ACF">
                          <w:pPr>
                            <w:ind w:right="118"/>
                            <w:jc w:val="right"/>
                            <w:rPr>
                              <w:sz w:val="18"/>
                            </w:rPr>
                          </w:pPr>
                          <w:r>
                            <w:rPr>
                              <w:sz w:val="18"/>
                            </w:rPr>
                            <w:t>March 2023 QAPP v4</w:t>
                          </w:r>
                        </w:p>
                        <w:p w14:paraId="486A8425" w14:textId="77777777" w:rsidR="000B57B0" w:rsidRDefault="000B57B0" w:rsidP="00505ACF">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09B5F7" id="_x0000_t202" coordsize="21600,21600" o:spt="202" path="m,l,21600r21600,l21600,xe">
              <v:stroke joinstyle="miter"/>
              <v:path gradientshapeok="t" o:connecttype="rect"/>
            </v:shapetype>
            <v:shape id="Text Box 34" o:spid="_x0000_s1054" type="#_x0000_t202" style="position:absolute;margin-left:584.75pt;margin-top:0;width:175.75pt;height:22.35pt;z-index:-251604992;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w9sQ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" filled="f" stroked="f">
              <v:textbox inset="0,0,0,0">
                <w:txbxContent>
                  <w:p w14:paraId="6300E935" w14:textId="77777777" w:rsidR="000B57B0" w:rsidRDefault="000B57B0">
                    <w:pPr>
                      <w:spacing w:before="12"/>
                      <w:ind w:left="20"/>
                      <w:rPr>
                        <w:sz w:val="18"/>
                      </w:rPr>
                    </w:pPr>
                    <w:r>
                      <w:rPr>
                        <w:sz w:val="18"/>
                      </w:rPr>
                      <w:t>Kenai River Water Quality Monitoring</w:t>
                    </w:r>
                    <w:r>
                      <w:rPr>
                        <w:spacing w:val="-13"/>
                        <w:sz w:val="18"/>
                      </w:rPr>
                      <w:t xml:space="preserve"> </w:t>
                    </w:r>
                    <w:r>
                      <w:rPr>
                        <w:sz w:val="18"/>
                      </w:rPr>
                      <w:t>Program</w:t>
                    </w:r>
                  </w:p>
                  <w:p w14:paraId="34FF7CFB" w14:textId="77777777" w:rsidR="000B57B0" w:rsidRDefault="000B57B0" w:rsidP="00505ACF">
                    <w:pPr>
                      <w:ind w:right="118"/>
                      <w:jc w:val="right"/>
                      <w:rPr>
                        <w:sz w:val="18"/>
                      </w:rPr>
                    </w:pPr>
                    <w:r>
                      <w:rPr>
                        <w:sz w:val="18"/>
                      </w:rPr>
                      <w:t>March 2023 QAPP v4</w:t>
                    </w:r>
                  </w:p>
                  <w:p w14:paraId="486A8425" w14:textId="77777777" w:rsidR="000B57B0" w:rsidRDefault="000B57B0" w:rsidP="00505ACF">
                    <w:pPr>
                      <w:spacing w:before="1"/>
                      <w:ind w:left="1843"/>
                      <w:rPr>
                        <w:sz w:val="18"/>
                      </w:rPr>
                    </w:pP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C511" w14:textId="20FBC0DA" w:rsidR="00015BB1" w:rsidRDefault="00015BB1">
    <w:pPr>
      <w:pStyle w:val="Header"/>
    </w:pPr>
    <w:ins w:id="804" w:author="Benjamin Meyer" w:date="2023-04-18T10:26:00Z">
      <w:r>
        <w:rPr>
          <w:noProof/>
        </w:rPr>
        <mc:AlternateContent>
          <mc:Choice Requires="wps">
            <w:drawing>
              <wp:anchor distT="0" distB="0" distL="114300" distR="114300" simplePos="0" relativeHeight="251682816" behindDoc="1" locked="0" layoutInCell="1" allowOverlap="1" wp14:anchorId="75222DF4" wp14:editId="3B49E3C6">
                <wp:simplePos x="0" y="0"/>
                <wp:positionH relativeFrom="page">
                  <wp:posOffset>7373620</wp:posOffset>
                </wp:positionH>
                <wp:positionV relativeFrom="page">
                  <wp:posOffset>577215</wp:posOffset>
                </wp:positionV>
                <wp:extent cx="2232025" cy="283845"/>
                <wp:effectExtent l="0" t="0" r="0" b="0"/>
                <wp:wrapNone/>
                <wp:docPr id="1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341EB" w14:textId="77777777" w:rsidR="00015BB1" w:rsidRDefault="00015BB1">
                            <w:pPr>
                              <w:spacing w:before="12"/>
                              <w:ind w:left="20"/>
                              <w:rPr>
                                <w:ins w:id="805" w:author="Benjamin Meyer" w:date="2023-04-18T10:26:00Z"/>
                                <w:sz w:val="18"/>
                              </w:rPr>
                            </w:pPr>
                            <w:ins w:id="806" w:author="Benjamin Meyer" w:date="2023-04-18T10:26:00Z">
                              <w:r>
                                <w:rPr>
                                  <w:sz w:val="18"/>
                                </w:rPr>
                                <w:t>Kenai River Water Quality Monitoring</w:t>
                              </w:r>
                              <w:r>
                                <w:rPr>
                                  <w:spacing w:val="-13"/>
                                  <w:sz w:val="18"/>
                                </w:rPr>
                                <w:t xml:space="preserve"> </w:t>
                              </w:r>
                              <w:r>
                                <w:rPr>
                                  <w:sz w:val="18"/>
                                </w:rPr>
                                <w:t>Program</w:t>
                              </w:r>
                            </w:ins>
                          </w:p>
                          <w:p w14:paraId="3CB49BC7" w14:textId="77777777" w:rsidR="00015BB1" w:rsidRDefault="00015BB1" w:rsidP="00816966">
                            <w:pPr>
                              <w:ind w:right="118"/>
                              <w:jc w:val="right"/>
                              <w:rPr>
                                <w:ins w:id="807" w:author="Benjamin Meyer" w:date="2023-04-18T10:26:00Z"/>
                                <w:sz w:val="18"/>
                              </w:rPr>
                            </w:pPr>
                            <w:ins w:id="808" w:author="Benjamin Meyer" w:date="2023-04-18T10:26:00Z">
                              <w:r>
                                <w:rPr>
                                  <w:sz w:val="18"/>
                                </w:rPr>
                                <w:t>March 2023 QAPP v4</w:t>
                              </w:r>
                            </w:ins>
                          </w:p>
                          <w:p w14:paraId="77C8FF1A" w14:textId="77777777" w:rsidR="00015BB1" w:rsidRDefault="00015BB1" w:rsidP="00816966">
                            <w:pPr>
                              <w:spacing w:before="1"/>
                              <w:ind w:left="1843"/>
                              <w:rPr>
                                <w:ins w:id="809" w:author="Benjamin Meyer" w:date="2023-04-18T10:26:00Z"/>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22DF4" id="_x0000_t202" coordsize="21600,21600" o:spt="202" path="m,l,21600r21600,l21600,xe">
                <v:stroke joinstyle="miter"/>
                <v:path gradientshapeok="t" o:connecttype="rect"/>
              </v:shapetype>
              <v:shape id="_x0000_s1056" type="#_x0000_t202" style="position:absolute;margin-left:580.6pt;margin-top:45.45pt;width:175.75pt;height:22.3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81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" filled="f" stroked="f">
                <v:textbox inset="0,0,0,0">
                  <w:txbxContent>
                    <w:p w14:paraId="0C7341EB" w14:textId="77777777" w:rsidR="00015BB1" w:rsidRDefault="00015BB1">
                      <w:pPr>
                        <w:spacing w:before="12"/>
                        <w:ind w:left="20"/>
                        <w:rPr>
                          <w:ins w:id="810" w:author="Benjamin Meyer" w:date="2023-04-18T10:26:00Z"/>
                          <w:sz w:val="18"/>
                        </w:rPr>
                      </w:pPr>
                      <w:ins w:id="811" w:author="Benjamin Meyer" w:date="2023-04-18T10:26:00Z">
                        <w:r>
                          <w:rPr>
                            <w:sz w:val="18"/>
                          </w:rPr>
                          <w:t>Kenai River Water Quality Monitoring</w:t>
                        </w:r>
                        <w:r>
                          <w:rPr>
                            <w:spacing w:val="-13"/>
                            <w:sz w:val="18"/>
                          </w:rPr>
                          <w:t xml:space="preserve"> </w:t>
                        </w:r>
                        <w:r>
                          <w:rPr>
                            <w:sz w:val="18"/>
                          </w:rPr>
                          <w:t>Program</w:t>
                        </w:r>
                      </w:ins>
                    </w:p>
                    <w:p w14:paraId="3CB49BC7" w14:textId="77777777" w:rsidR="00015BB1" w:rsidRDefault="00015BB1" w:rsidP="00816966">
                      <w:pPr>
                        <w:ind w:right="118"/>
                        <w:jc w:val="right"/>
                        <w:rPr>
                          <w:ins w:id="812" w:author="Benjamin Meyer" w:date="2023-04-18T10:26:00Z"/>
                          <w:sz w:val="18"/>
                        </w:rPr>
                      </w:pPr>
                      <w:ins w:id="813" w:author="Benjamin Meyer" w:date="2023-04-18T10:26:00Z">
                        <w:r>
                          <w:rPr>
                            <w:sz w:val="18"/>
                          </w:rPr>
                          <w:t>March 2023 QAPP v4</w:t>
                        </w:r>
                      </w:ins>
                    </w:p>
                    <w:p w14:paraId="77C8FF1A" w14:textId="77777777" w:rsidR="00015BB1" w:rsidRDefault="00015BB1" w:rsidP="00816966">
                      <w:pPr>
                        <w:spacing w:before="1"/>
                        <w:ind w:left="1843"/>
                        <w:rPr>
                          <w:ins w:id="814" w:author="Benjamin Meyer" w:date="2023-04-18T10:26:00Z"/>
                          <w:sz w:val="18"/>
                        </w:rPr>
                      </w:pPr>
                    </w:p>
                  </w:txbxContent>
                </v:textbox>
                <w10:wrap anchorx="page" anchory="pag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015BB1" w:rsidRDefault="00A73B53">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7777777" w:rsidR="00A73B53" w:rsidRDefault="00A73B53" w:rsidP="00A73B53">
                          <w:pPr>
                            <w:ind w:right="118"/>
                            <w:jc w:val="right"/>
                            <w:rPr>
                              <w:sz w:val="18"/>
                            </w:rPr>
                          </w:pPr>
                          <w:r>
                            <w:rPr>
                              <w:sz w:val="18"/>
                            </w:rPr>
                            <w:t>March 2023 QAPP v4</w:t>
                          </w:r>
                        </w:p>
                        <w:p w14:paraId="7FD0F53C" w14:textId="77777777" w:rsidR="00A73B53" w:rsidRDefault="00A73B53"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58"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kgsQ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" filled="f" stroked="f">
              <v:textbox inset="0,0,0,0">
                <w:txbxContent>
                  <w:p w14:paraId="3D02FA87"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7777777" w:rsidR="00A73B53" w:rsidRDefault="00A73B53" w:rsidP="00A73B53">
                    <w:pPr>
                      <w:ind w:right="118"/>
                      <w:jc w:val="right"/>
                      <w:rPr>
                        <w:sz w:val="18"/>
                      </w:rPr>
                    </w:pPr>
                    <w:r>
                      <w:rPr>
                        <w:sz w:val="18"/>
                      </w:rPr>
                      <w:t>March 2023 QAPP v4</w:t>
                    </w:r>
                  </w:p>
                  <w:p w14:paraId="7FD0F53C" w14:textId="77777777" w:rsidR="00A73B53" w:rsidRDefault="00A73B53" w:rsidP="00A73B53">
                    <w:pPr>
                      <w:spacing w:before="1"/>
                      <w:ind w:left="1843"/>
                      <w:rPr>
                        <w:sz w:val="18"/>
                      </w:rPr>
                    </w:pP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015BB1" w:rsidRDefault="00A73B53">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77777777" w:rsidR="00A73B53" w:rsidRDefault="00A73B53" w:rsidP="00A73B53">
                          <w:pPr>
                            <w:ind w:right="118"/>
                            <w:jc w:val="right"/>
                            <w:rPr>
                              <w:sz w:val="18"/>
                            </w:rPr>
                          </w:pPr>
                          <w:r>
                            <w:rPr>
                              <w:sz w:val="18"/>
                            </w:rPr>
                            <w:t>March 2023 QAPP v4</w:t>
                          </w:r>
                        </w:p>
                        <w:p w14:paraId="75E301EF" w14:textId="77777777" w:rsidR="00A73B53" w:rsidRDefault="00A73B53"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59"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Xm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6FjW7FvJHV&#10;IyhYSRAYyBQmHxiNVN8xGmCKZFh/21HFMGrfC3gFduRMhpqMzWRQUcLVDBuMRnNlxtG06xXfNoA8&#10;vjMhb+Cl1NyJ+CmL4/uCyeC4HKeYHT3n/87radYufwE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A3rJeayAgAAswUAAA4A&#10;AAAAAAAAAAAAAAAALgIAAGRycy9lMm9Eb2MueG1sUEsBAi0AFAAGAAgAAAAhADmHrWbdAAAABwEA&#10;AA8AAAAAAAAAAAAAAAAADAUAAGRycy9kb3ducmV2LnhtbFBLBQYAAAAABAAEAPMAAAAWBgAAAAA=&#10;" filled="f" stroked="f">
              <v:textbox inset="0,0,0,0">
                <w:txbxContent>
                  <w:p w14:paraId="3CDFC949" w14:textId="77777777" w:rsidR="00A73B53" w:rsidRDefault="00A73B53"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77777777" w:rsidR="00A73B53" w:rsidRDefault="00A73B53" w:rsidP="00A73B53">
                    <w:pPr>
                      <w:ind w:right="118"/>
                      <w:jc w:val="right"/>
                      <w:rPr>
                        <w:sz w:val="18"/>
                      </w:rPr>
                    </w:pPr>
                    <w:r>
                      <w:rPr>
                        <w:sz w:val="18"/>
                      </w:rPr>
                      <w:t>March 2023 QAPP v4</w:t>
                    </w:r>
                  </w:p>
                  <w:p w14:paraId="75E301EF" w14:textId="77777777" w:rsidR="00A73B53" w:rsidRDefault="00A73B53" w:rsidP="00A73B53">
                    <w:pPr>
                      <w:spacing w:before="1"/>
                      <w:ind w:left="1843"/>
                      <w:rPr>
                        <w:sz w:val="18"/>
                      </w:rPr>
                    </w:pPr>
                  </w:p>
                </w:txbxContent>
              </v:textbox>
              <w10:wrap anchorx="margin"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015BB1" w:rsidRDefault="00015BB1">
    <w:pPr>
      <w:pStyle w:val="Header"/>
    </w:pPr>
    <w:ins w:id="999" w:author="Benjamin Meyer" w:date="2023-04-18T10:26:00Z">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015BB1" w:rsidRDefault="00015BB1">
                            <w:pPr>
                              <w:spacing w:before="12"/>
                              <w:ind w:left="20"/>
                              <w:rPr>
                                <w:ins w:id="1000" w:author="Benjamin Meyer" w:date="2023-04-18T10:26:00Z"/>
                                <w:sz w:val="18"/>
                              </w:rPr>
                            </w:pPr>
                            <w:ins w:id="1001" w:author="Benjamin Meyer" w:date="2023-04-18T10:26:00Z">
                              <w:r>
                                <w:rPr>
                                  <w:sz w:val="18"/>
                                </w:rPr>
                                <w:t>Kenai River Water Quality Monitoring</w:t>
                              </w:r>
                              <w:r>
                                <w:rPr>
                                  <w:spacing w:val="-13"/>
                                  <w:sz w:val="18"/>
                                </w:rPr>
                                <w:t xml:space="preserve"> </w:t>
                              </w:r>
                              <w:r>
                                <w:rPr>
                                  <w:sz w:val="18"/>
                                </w:rPr>
                                <w:t>Program</w:t>
                              </w:r>
                            </w:ins>
                          </w:p>
                          <w:p w14:paraId="7EFECF44" w14:textId="77777777" w:rsidR="00015BB1" w:rsidRDefault="00015BB1" w:rsidP="00816966">
                            <w:pPr>
                              <w:ind w:right="118"/>
                              <w:jc w:val="right"/>
                              <w:rPr>
                                <w:ins w:id="1002" w:author="Benjamin Meyer" w:date="2023-04-18T10:26:00Z"/>
                                <w:sz w:val="18"/>
                              </w:rPr>
                            </w:pPr>
                            <w:ins w:id="1003" w:author="Benjamin Meyer" w:date="2023-04-18T10:26:00Z">
                              <w:r>
                                <w:rPr>
                                  <w:sz w:val="18"/>
                                </w:rPr>
                                <w:t>January 2023 QAPP 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60"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y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iWJroR81aU&#10;T6BgKUBgIFOYfGDUQn7HqIcpkmL1bU8kxah5z+EVmJEzGXIytpNBeAFXU6wxGs21HkfTvpNsVwPy&#10;+M64uIWXUjEr4ucsju8LJoPlcpxiZvSc/1uv51m7+gU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Eon6XKyAgAAswUA&#10;AA4AAAAAAAAAAAAAAAAALgIAAGRycy9lMm9Eb2MueG1sUEsBAi0AFAAGAAgAAAAhAOXpZkfgAAAA&#10;CwEAAA8AAAAAAAAAAAAAAAAADAUAAGRycy9kb3ducmV2LnhtbFBLBQYAAAAABAAEAPMAAAAZBgAA&#10;AAA=&#10;" filled="f" stroked="f">
                <v:textbox inset="0,0,0,0">
                  <w:txbxContent>
                    <w:p w14:paraId="7C2DAACF" w14:textId="77777777" w:rsidR="00015BB1" w:rsidRDefault="00015BB1">
                      <w:pPr>
                        <w:spacing w:before="12"/>
                        <w:ind w:left="20"/>
                        <w:rPr>
                          <w:ins w:id="1004" w:author="Benjamin Meyer" w:date="2023-04-18T10:26:00Z"/>
                          <w:sz w:val="18"/>
                        </w:rPr>
                      </w:pPr>
                      <w:ins w:id="1005" w:author="Benjamin Meyer" w:date="2023-04-18T10:26:00Z">
                        <w:r>
                          <w:rPr>
                            <w:sz w:val="18"/>
                          </w:rPr>
                          <w:t>Kenai River Water Quality Monitoring</w:t>
                        </w:r>
                        <w:r>
                          <w:rPr>
                            <w:spacing w:val="-13"/>
                            <w:sz w:val="18"/>
                          </w:rPr>
                          <w:t xml:space="preserve"> </w:t>
                        </w:r>
                        <w:r>
                          <w:rPr>
                            <w:sz w:val="18"/>
                          </w:rPr>
                          <w:t>Program</w:t>
                        </w:r>
                      </w:ins>
                    </w:p>
                    <w:p w14:paraId="7EFECF44" w14:textId="77777777" w:rsidR="00015BB1" w:rsidRDefault="00015BB1" w:rsidP="00816966">
                      <w:pPr>
                        <w:ind w:right="118"/>
                        <w:jc w:val="right"/>
                        <w:rPr>
                          <w:ins w:id="1006" w:author="Benjamin Meyer" w:date="2023-04-18T10:26:00Z"/>
                          <w:sz w:val="18"/>
                        </w:rPr>
                      </w:pPr>
                      <w:ins w:id="1007" w:author="Benjamin Meyer" w:date="2023-04-18T10:26:00Z">
                        <w:r>
                          <w:rPr>
                            <w:sz w:val="18"/>
                          </w:rPr>
                          <w:t>January 2023 QAPP v4</w:t>
                        </w:r>
                      </w:ins>
                    </w:p>
                  </w:txbxContent>
                </v:textbox>
                <w10:wrap anchorx="page" anchory="pag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015BB1" w:rsidRDefault="00015BB1">
    <w:pPr>
      <w:pStyle w:val="Header"/>
    </w:pPr>
    <w:ins w:id="1296" w:author="Benjamin Meyer" w:date="2023-04-18T10:26:00Z">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015BB1" w:rsidRDefault="00015BB1">
                            <w:pPr>
                              <w:spacing w:before="12"/>
                              <w:ind w:left="20"/>
                              <w:rPr>
                                <w:ins w:id="1297" w:author="Benjamin Meyer" w:date="2023-04-18T10:26:00Z"/>
                                <w:sz w:val="18"/>
                              </w:rPr>
                            </w:pPr>
                            <w:ins w:id="1298" w:author="Benjamin Meyer" w:date="2023-04-18T10:26:00Z">
                              <w:r>
                                <w:rPr>
                                  <w:sz w:val="18"/>
                                </w:rPr>
                                <w:t>Kenai River Water Quality Monitoring</w:t>
                              </w:r>
                              <w:r>
                                <w:rPr>
                                  <w:spacing w:val="-13"/>
                                  <w:sz w:val="18"/>
                                </w:rPr>
                                <w:t xml:space="preserve"> </w:t>
                              </w:r>
                              <w:r>
                                <w:rPr>
                                  <w:sz w:val="18"/>
                                </w:rPr>
                                <w:t>Program</w:t>
                              </w:r>
                            </w:ins>
                          </w:p>
                          <w:p w14:paraId="7314CEB3" w14:textId="77777777" w:rsidR="00015BB1" w:rsidRDefault="00015BB1">
                            <w:pPr>
                              <w:spacing w:before="1"/>
                              <w:ind w:left="1843"/>
                              <w:rPr>
                                <w:ins w:id="1299" w:author="Benjamin Meyer" w:date="2023-04-18T10:26:00Z"/>
                                <w:sz w:val="18"/>
                              </w:rPr>
                            </w:pPr>
                            <w:ins w:id="1300" w:author="Benjamin Meyer" w:date="2023-04-18T10:26:00Z">
                              <w:r>
                                <w:rPr>
                                  <w:sz w:val="18"/>
                                </w:rPr>
                                <w:t>March 2023, QAPP</w:t>
                              </w:r>
                              <w:r>
                                <w:rPr>
                                  <w:spacing w:val="-5"/>
                                  <w:sz w:val="18"/>
                                </w:rPr>
                                <w:t xml:space="preserve"> </w:t>
                              </w:r>
                              <w:r>
                                <w:rPr>
                                  <w:sz w:val="18"/>
                                </w:rPr>
                                <w:t>v4</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61"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QR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" filled="f" stroked="f">
                <v:textbox inset="0,0,0,0">
                  <w:txbxContent>
                    <w:p w14:paraId="0985F501" w14:textId="77777777" w:rsidR="00015BB1" w:rsidRDefault="00015BB1">
                      <w:pPr>
                        <w:spacing w:before="12"/>
                        <w:ind w:left="20"/>
                        <w:rPr>
                          <w:ins w:id="1301" w:author="Benjamin Meyer" w:date="2023-04-18T10:26:00Z"/>
                          <w:sz w:val="18"/>
                        </w:rPr>
                      </w:pPr>
                      <w:ins w:id="1302" w:author="Benjamin Meyer" w:date="2023-04-18T10:26:00Z">
                        <w:r>
                          <w:rPr>
                            <w:sz w:val="18"/>
                          </w:rPr>
                          <w:t>Kenai River Water Quality Monitoring</w:t>
                        </w:r>
                        <w:r>
                          <w:rPr>
                            <w:spacing w:val="-13"/>
                            <w:sz w:val="18"/>
                          </w:rPr>
                          <w:t xml:space="preserve"> </w:t>
                        </w:r>
                        <w:r>
                          <w:rPr>
                            <w:sz w:val="18"/>
                          </w:rPr>
                          <w:t>Program</w:t>
                        </w:r>
                      </w:ins>
                    </w:p>
                    <w:p w14:paraId="7314CEB3" w14:textId="77777777" w:rsidR="00015BB1" w:rsidRDefault="00015BB1">
                      <w:pPr>
                        <w:spacing w:before="1"/>
                        <w:ind w:left="1843"/>
                        <w:rPr>
                          <w:ins w:id="1303" w:author="Benjamin Meyer" w:date="2023-04-18T10:26:00Z"/>
                          <w:sz w:val="18"/>
                        </w:rPr>
                      </w:pPr>
                      <w:ins w:id="1304" w:author="Benjamin Meyer" w:date="2023-04-18T10:26:00Z">
                        <w:r>
                          <w:rPr>
                            <w:sz w:val="18"/>
                          </w:rPr>
                          <w:t>March 2023, QAPP</w:t>
                        </w:r>
                        <w:r>
                          <w:rPr>
                            <w:spacing w:val="-5"/>
                            <w:sz w:val="18"/>
                          </w:rPr>
                          <w:t xml:space="preserve"> </w:t>
                        </w:r>
                        <w:r>
                          <w:rPr>
                            <w:sz w:val="18"/>
                          </w:rPr>
                          <w:t>v4</w:t>
                        </w:r>
                      </w:ins>
                    </w:p>
                  </w:txbxContent>
                </v:textbox>
                <w10:wrap anchorx="page" anchory="pag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6A4E934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42BE4"/>
    <w:rsid w:val="00044240"/>
    <w:rsid w:val="000866DB"/>
    <w:rsid w:val="00096171"/>
    <w:rsid w:val="000A657C"/>
    <w:rsid w:val="000A6FC9"/>
    <w:rsid w:val="000B0BE4"/>
    <w:rsid w:val="000B57B0"/>
    <w:rsid w:val="000E32CE"/>
    <w:rsid w:val="001E1A8E"/>
    <w:rsid w:val="00225170"/>
    <w:rsid w:val="00226A4E"/>
    <w:rsid w:val="002A2AB2"/>
    <w:rsid w:val="00360D8F"/>
    <w:rsid w:val="003D1562"/>
    <w:rsid w:val="00442B13"/>
    <w:rsid w:val="00491817"/>
    <w:rsid w:val="0049250F"/>
    <w:rsid w:val="004A6F6C"/>
    <w:rsid w:val="004E5CF7"/>
    <w:rsid w:val="00500CEC"/>
    <w:rsid w:val="00500F3C"/>
    <w:rsid w:val="00533954"/>
    <w:rsid w:val="00543BF1"/>
    <w:rsid w:val="005473BA"/>
    <w:rsid w:val="00576649"/>
    <w:rsid w:val="005C5905"/>
    <w:rsid w:val="005D1A08"/>
    <w:rsid w:val="005F5AD8"/>
    <w:rsid w:val="00601E6B"/>
    <w:rsid w:val="00622BC1"/>
    <w:rsid w:val="006F4AE3"/>
    <w:rsid w:val="00710115"/>
    <w:rsid w:val="007C3E88"/>
    <w:rsid w:val="007D697E"/>
    <w:rsid w:val="007F6245"/>
    <w:rsid w:val="00816966"/>
    <w:rsid w:val="008B7722"/>
    <w:rsid w:val="008E4680"/>
    <w:rsid w:val="00915D11"/>
    <w:rsid w:val="00990B1F"/>
    <w:rsid w:val="009C52CC"/>
    <w:rsid w:val="00A73B53"/>
    <w:rsid w:val="00B35F53"/>
    <w:rsid w:val="00B407F6"/>
    <w:rsid w:val="00C356E4"/>
    <w:rsid w:val="00C51876"/>
    <w:rsid w:val="00C561FD"/>
    <w:rsid w:val="00CD7519"/>
    <w:rsid w:val="00CE4B61"/>
    <w:rsid w:val="00D36D78"/>
    <w:rsid w:val="00D45D08"/>
    <w:rsid w:val="00D52CC6"/>
    <w:rsid w:val="00D92606"/>
    <w:rsid w:val="00DD2D54"/>
    <w:rsid w:val="00E52C5B"/>
    <w:rsid w:val="00E552C2"/>
    <w:rsid w:val="00E63832"/>
    <w:rsid w:val="00E7752F"/>
    <w:rsid w:val="00E81AA7"/>
    <w:rsid w:val="00EB73D3"/>
    <w:rsid w:val="00ED38F8"/>
    <w:rsid w:val="00ED71D8"/>
    <w:rsid w:val="00F011B4"/>
    <w:rsid w:val="00F4055E"/>
    <w:rsid w:val="00F4437A"/>
    <w:rsid w:val="00F85F3F"/>
    <w:rsid w:val="00F95892"/>
    <w:rsid w:val="00FC3010"/>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816966"/>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eader" Target="header2.xml"/><Relationship Id="rId42" Type="http://schemas.openxmlformats.org/officeDocument/2006/relationships/header" Target="header11.xml"/><Relationship Id="rId47" Type="http://schemas.openxmlformats.org/officeDocument/2006/relationships/image" Target="media/image11.jpeg"/><Relationship Id="rId63" Type="http://schemas.openxmlformats.org/officeDocument/2006/relationships/image" Target="media/image17.jpg"/><Relationship Id="rId68" Type="http://schemas.openxmlformats.org/officeDocument/2006/relationships/header" Target="header19.xml"/><Relationship Id="rId16" Type="http://schemas.openxmlformats.org/officeDocument/2006/relationships/footer" Target="footer1.xml"/><Relationship Id="rId11" Type="http://schemas.openxmlformats.org/officeDocument/2006/relationships/hyperlink" Target="http://www.kenaiwatershed.org/" TargetMode="External"/><Relationship Id="rId32" Type="http://schemas.openxmlformats.org/officeDocument/2006/relationships/footer" Target="footer7.xml"/><Relationship Id="rId37" Type="http://schemas.openxmlformats.org/officeDocument/2006/relationships/footer" Target="footer9.xml"/><Relationship Id="rId53" Type="http://schemas.openxmlformats.org/officeDocument/2006/relationships/image" Target="media/image13.jpeg"/><Relationship Id="rId58" Type="http://schemas.openxmlformats.org/officeDocument/2006/relationships/image" Target="media/image14.jpeg"/><Relationship Id="rId74" Type="http://schemas.openxmlformats.org/officeDocument/2006/relationships/header" Target="header22.xml"/><Relationship Id="rId79" Type="http://schemas.openxmlformats.org/officeDocument/2006/relationships/footer" Target="footer23.xml"/><Relationship Id="rId5" Type="http://schemas.openxmlformats.org/officeDocument/2006/relationships/footnotes" Target="footnotes.xml"/><Relationship Id="rId61" Type="http://schemas.openxmlformats.org/officeDocument/2006/relationships/image" Target="media/image15.jpg"/><Relationship Id="rId82" Type="http://schemas.openxmlformats.org/officeDocument/2006/relationships/theme" Target="theme/theme1.xml"/><Relationship Id="rId19" Type="http://schemas.openxmlformats.org/officeDocument/2006/relationships/hyperlink" Target="mailto:sue@cookinletkeeper.org"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footer" Target="footer6.xml"/><Relationship Id="rId35" Type="http://schemas.openxmlformats.org/officeDocument/2006/relationships/image" Target="media/image6.jpeg"/><Relationship Id="rId43" Type="http://schemas.openxmlformats.org/officeDocument/2006/relationships/footer" Target="footer11.xml"/><Relationship Id="rId48" Type="http://schemas.openxmlformats.org/officeDocument/2006/relationships/header" Target="header12.xml"/><Relationship Id="rId56" Type="http://schemas.openxmlformats.org/officeDocument/2006/relationships/header" Target="header15.xml"/><Relationship Id="rId64" Type="http://schemas.openxmlformats.org/officeDocument/2006/relationships/header" Target="header17.xml"/><Relationship Id="rId69" Type="http://schemas.openxmlformats.org/officeDocument/2006/relationships/footer" Target="footer19.xml"/><Relationship Id="rId77" Type="http://schemas.openxmlformats.org/officeDocument/2006/relationships/hyperlink" Target="https://bit.ly/kwf_lab_certs" TargetMode="External"/><Relationship Id="rId8" Type="http://schemas.microsoft.com/office/2011/relationships/commentsExtended" Target="commentsExtended.xml"/><Relationship Id="rId51" Type="http://schemas.openxmlformats.org/officeDocument/2006/relationships/header" Target="header13.xml"/><Relationship Id="rId72" Type="http://schemas.openxmlformats.org/officeDocument/2006/relationships/header" Target="header21.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image" Target="media/image7.png"/><Relationship Id="rId46" Type="http://schemas.openxmlformats.org/officeDocument/2006/relationships/image" Target="media/image10.jpeg"/><Relationship Id="rId59" Type="http://schemas.openxmlformats.org/officeDocument/2006/relationships/header" Target="header16.xml"/><Relationship Id="rId67" Type="http://schemas.openxmlformats.org/officeDocument/2006/relationships/footer" Target="footer18.xml"/><Relationship Id="rId20" Type="http://schemas.openxmlformats.org/officeDocument/2006/relationships/hyperlink" Target="mailto:justin.nelson@sgs.com" TargetMode="External"/><Relationship Id="rId41" Type="http://schemas.openxmlformats.org/officeDocument/2006/relationships/hyperlink" Target="mailto:ben@kenaiwatershed.org" TargetMode="External"/><Relationship Id="rId54" Type="http://schemas.openxmlformats.org/officeDocument/2006/relationships/header" Target="header14.xml"/><Relationship Id="rId62" Type="http://schemas.openxmlformats.org/officeDocument/2006/relationships/image" Target="media/image16.jpg"/><Relationship Id="rId70" Type="http://schemas.openxmlformats.org/officeDocument/2006/relationships/header" Target="header20.xml"/><Relationship Id="rId75"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header" Target="header9.xml"/><Relationship Id="rId49" Type="http://schemas.openxmlformats.org/officeDocument/2006/relationships/footer" Target="footer12.xml"/><Relationship Id="rId57" Type="http://schemas.openxmlformats.org/officeDocument/2006/relationships/footer" Target="footer15.xml"/><Relationship Id="rId10"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image" Target="media/image8.jpeg"/><Relationship Id="rId52" Type="http://schemas.openxmlformats.org/officeDocument/2006/relationships/footer" Target="footer13.xml"/><Relationship Id="rId60" Type="http://schemas.openxmlformats.org/officeDocument/2006/relationships/footer" Target="footer16.xml"/><Relationship Id="rId65" Type="http://schemas.openxmlformats.org/officeDocument/2006/relationships/footer" Target="footer17.xml"/><Relationship Id="rId73" Type="http://schemas.openxmlformats.org/officeDocument/2006/relationships/footer" Target="footer21.xml"/><Relationship Id="rId78" Type="http://schemas.openxmlformats.org/officeDocument/2006/relationships/header" Target="header23.xm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jpg"/><Relationship Id="rId13" Type="http://schemas.microsoft.com/office/2007/relationships/hdphoto" Target="media/hdphoto1.wdp"/><Relationship Id="rId18" Type="http://schemas.openxmlformats.org/officeDocument/2006/relationships/hyperlink" Target="mailto:hydrology@kenaiwatershed.org" TargetMode="External"/><Relationship Id="rId39" Type="http://schemas.openxmlformats.org/officeDocument/2006/relationships/header" Target="header10.xml"/><Relationship Id="rId34" Type="http://schemas.openxmlformats.org/officeDocument/2006/relationships/footer" Target="footer8.xml"/><Relationship Id="rId50" Type="http://schemas.openxmlformats.org/officeDocument/2006/relationships/image" Target="media/image12.jpeg"/><Relationship Id="rId55" Type="http://schemas.openxmlformats.org/officeDocument/2006/relationships/footer" Target="footer14.xml"/><Relationship Id="rId76" Type="http://schemas.openxmlformats.org/officeDocument/2006/relationships/hyperlink" Target="mailto:hydrology@kenaiwatershed.org" TargetMode="External"/><Relationship Id="rId7" Type="http://schemas.openxmlformats.org/officeDocument/2006/relationships/comments" Target="comments.xml"/><Relationship Id="rId71" Type="http://schemas.openxmlformats.org/officeDocument/2006/relationships/footer" Target="footer20.xml"/><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footer" Target="footer3.xml"/><Relationship Id="rId40" Type="http://schemas.openxmlformats.org/officeDocument/2006/relationships/footer" Target="footer10.xml"/><Relationship Id="rId45" Type="http://schemas.openxmlformats.org/officeDocument/2006/relationships/image" Target="media/image9.jpeg"/><Relationship Id="rId66"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73</Pages>
  <Words>23921</Words>
  <Characters>136350</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33</cp:revision>
  <dcterms:created xsi:type="dcterms:W3CDTF">2023-04-18T17:51:00Z</dcterms:created>
  <dcterms:modified xsi:type="dcterms:W3CDTF">2023-04-19T00:39:00Z</dcterms:modified>
</cp:coreProperties>
</file>